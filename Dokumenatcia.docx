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FCA556" w14:textId="79963851" w:rsidR="00742D73" w:rsidRDefault="00742D73" w:rsidP="00FC7E7C">
      <w:pPr>
        <w:spacing w:line="276" w:lineRule="auto"/>
        <w:ind w:firstLine="0"/>
        <w:jc w:val="center"/>
        <w:rPr>
          <w:rFonts w:cs="Times New Roman"/>
          <w:b/>
          <w:bCs/>
          <w:sz w:val="36"/>
          <w:szCs w:val="36"/>
          <w:lang w:val="en-US"/>
        </w:rPr>
      </w:pPr>
    </w:p>
    <w:p w14:paraId="59A62D4D" w14:textId="5724BC5C" w:rsidR="00742D73" w:rsidRDefault="00742D73" w:rsidP="00FC7E7C">
      <w:pPr>
        <w:spacing w:after="160" w:line="276" w:lineRule="auto"/>
        <w:ind w:firstLine="0"/>
        <w:mirrorIndents w:val="0"/>
        <w:jc w:val="left"/>
        <w:rPr>
          <w:rFonts w:cs="Times New Roman"/>
          <w:b/>
          <w:bCs/>
          <w:sz w:val="36"/>
          <w:szCs w:val="36"/>
          <w:lang w:val="en-US"/>
        </w:rPr>
      </w:pPr>
    </w:p>
    <w:p w14:paraId="3436C83A" w14:textId="085FAE16" w:rsidR="00EB2A54" w:rsidRDefault="00944820" w:rsidP="00FC7E7C">
      <w:pPr>
        <w:spacing w:line="276" w:lineRule="auto"/>
        <w:ind w:firstLine="0"/>
        <w:jc w:val="center"/>
        <w:rPr>
          <w:rFonts w:cs="Times New Roman"/>
          <w:sz w:val="28"/>
          <w:szCs w:val="28"/>
        </w:rPr>
      </w:pPr>
      <w:r w:rsidRPr="002F0740">
        <w:rPr>
          <w:rFonts w:cs="Times New Roman"/>
          <w:b/>
          <w:sz w:val="36"/>
          <w:szCs w:val="36"/>
          <w:lang w:val="de-DE"/>
        </w:rPr>
        <w:t xml:space="preserve"> </w:t>
      </w:r>
      <w:r w:rsidR="00EB2A54" w:rsidRPr="006B2C94">
        <w:rPr>
          <w:rFonts w:cs="Times New Roman"/>
          <w:b/>
          <w:bCs/>
          <w:sz w:val="36"/>
          <w:szCs w:val="36"/>
        </w:rPr>
        <w:t>ŽILINSKÁ UNIVERZITA V ŽILINE</w:t>
      </w:r>
      <w:r w:rsidR="00EB2A54" w:rsidRPr="00EB2A54">
        <w:rPr>
          <w:rFonts w:cs="Times New Roman"/>
          <w:sz w:val="28"/>
          <w:szCs w:val="28"/>
        </w:rPr>
        <w:br/>
      </w:r>
      <w:r w:rsidR="006B2C94">
        <w:rPr>
          <w:rFonts w:cs="Times New Roman"/>
          <w:sz w:val="28"/>
          <w:szCs w:val="28"/>
        </w:rPr>
        <w:t xml:space="preserve">     </w:t>
      </w:r>
      <w:r w:rsidR="00EB2A54" w:rsidRPr="00EB2A54">
        <w:rPr>
          <w:rFonts w:cs="Times New Roman"/>
          <w:sz w:val="28"/>
          <w:szCs w:val="28"/>
        </w:rPr>
        <w:t>FAKULTA RIADENIE A</w:t>
      </w:r>
      <w:r w:rsidR="00EB2A54">
        <w:rPr>
          <w:rFonts w:cs="Times New Roman"/>
          <w:sz w:val="28"/>
          <w:szCs w:val="28"/>
        </w:rPr>
        <w:t> </w:t>
      </w:r>
      <w:r w:rsidR="00EB2A54" w:rsidRPr="00EB2A54">
        <w:rPr>
          <w:rFonts w:cs="Times New Roman"/>
          <w:sz w:val="28"/>
          <w:szCs w:val="28"/>
        </w:rPr>
        <w:t>INFORMATIKY</w:t>
      </w:r>
    </w:p>
    <w:p w14:paraId="0542FBF0" w14:textId="67BFB051" w:rsidR="00EB2A54" w:rsidRDefault="00EB2A54" w:rsidP="00FC7E7C">
      <w:pPr>
        <w:spacing w:line="276" w:lineRule="auto"/>
        <w:jc w:val="center"/>
        <w:rPr>
          <w:rFonts w:cs="Times New Roman"/>
          <w:sz w:val="28"/>
          <w:szCs w:val="28"/>
        </w:rPr>
      </w:pPr>
    </w:p>
    <w:p w14:paraId="0CD11922" w14:textId="3FDBFE6C" w:rsidR="00EB2A54" w:rsidRDefault="005060DD" w:rsidP="00FC7E7C">
      <w:pPr>
        <w:spacing w:line="276" w:lineRule="auto"/>
        <w:jc w:val="center"/>
        <w:rPr>
          <w:rFonts w:cs="Times New Roman"/>
          <w:sz w:val="28"/>
          <w:szCs w:val="28"/>
        </w:rPr>
      </w:pPr>
      <w:r>
        <w:rPr>
          <w:rFonts w:cs="Times New Roman"/>
          <w:noProof/>
          <w:sz w:val="28"/>
          <w:szCs w:val="28"/>
        </w:rPr>
        <w:drawing>
          <wp:anchor distT="0" distB="0" distL="114300" distR="114300" simplePos="0" relativeHeight="251658240" behindDoc="1" locked="0" layoutInCell="1" allowOverlap="1" wp14:anchorId="5D6C6403" wp14:editId="12DB396A">
            <wp:simplePos x="0" y="0"/>
            <wp:positionH relativeFrom="page">
              <wp:align>center</wp:align>
            </wp:positionH>
            <wp:positionV relativeFrom="paragraph">
              <wp:posOffset>374650</wp:posOffset>
            </wp:positionV>
            <wp:extent cx="3477600" cy="2696400"/>
            <wp:effectExtent l="0" t="0" r="0" b="0"/>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ok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77600" cy="2696400"/>
                    </a:xfrm>
                    <a:prstGeom prst="rect">
                      <a:avLst/>
                    </a:prstGeom>
                  </pic:spPr>
                </pic:pic>
              </a:graphicData>
            </a:graphic>
            <wp14:sizeRelH relativeFrom="margin">
              <wp14:pctWidth>0</wp14:pctWidth>
            </wp14:sizeRelH>
            <wp14:sizeRelV relativeFrom="margin">
              <wp14:pctHeight>0</wp14:pctHeight>
            </wp14:sizeRelV>
          </wp:anchor>
        </w:drawing>
      </w:r>
    </w:p>
    <w:p w14:paraId="2E525510" w14:textId="4AF4F25C" w:rsidR="00EB2A54" w:rsidRDefault="00EB2A54" w:rsidP="00FC7E7C">
      <w:pPr>
        <w:spacing w:line="276" w:lineRule="auto"/>
        <w:jc w:val="center"/>
        <w:rPr>
          <w:rFonts w:cs="Times New Roman"/>
          <w:sz w:val="28"/>
          <w:szCs w:val="28"/>
        </w:rPr>
      </w:pPr>
    </w:p>
    <w:p w14:paraId="45C5B476" w14:textId="3E3DB090" w:rsidR="00EB2A54" w:rsidRDefault="00EB2A54" w:rsidP="00FC7E7C">
      <w:pPr>
        <w:spacing w:line="276" w:lineRule="auto"/>
        <w:jc w:val="center"/>
        <w:rPr>
          <w:rFonts w:cs="Times New Roman"/>
          <w:sz w:val="28"/>
          <w:szCs w:val="28"/>
        </w:rPr>
      </w:pPr>
    </w:p>
    <w:p w14:paraId="407C8E9E" w14:textId="582C2F43" w:rsidR="00EB2A54" w:rsidRPr="0072103B" w:rsidRDefault="0072103B" w:rsidP="00FC7E7C">
      <w:pPr>
        <w:spacing w:line="276" w:lineRule="auto"/>
        <w:ind w:firstLine="0"/>
        <w:jc w:val="center"/>
        <w:rPr>
          <w:rFonts w:cs="Times New Roman"/>
          <w:b/>
          <w:bCs/>
          <w:sz w:val="36"/>
          <w:szCs w:val="36"/>
        </w:rPr>
      </w:pPr>
      <w:r w:rsidRPr="0072103B">
        <w:rPr>
          <w:rFonts w:cs="Times New Roman"/>
          <w:b/>
          <w:bCs/>
          <w:sz w:val="36"/>
          <w:szCs w:val="36"/>
        </w:rPr>
        <w:t>NOVÁ MENZA</w:t>
      </w:r>
    </w:p>
    <w:p w14:paraId="6BF8C2C6" w14:textId="59E21DF0" w:rsidR="00932137" w:rsidRPr="00932137" w:rsidRDefault="0072103B" w:rsidP="009F7AAB">
      <w:pPr>
        <w:spacing w:line="276" w:lineRule="auto"/>
        <w:ind w:firstLine="0"/>
        <w:jc w:val="center"/>
        <w:rPr>
          <w:rFonts w:cs="Times New Roman"/>
          <w:szCs w:val="24"/>
        </w:rPr>
      </w:pPr>
      <w:r w:rsidRPr="0072103B">
        <w:rPr>
          <w:rFonts w:cs="Times New Roman"/>
          <w:sz w:val="28"/>
          <w:szCs w:val="28"/>
        </w:rPr>
        <w:t>Modelovanie a simulácia</w:t>
      </w:r>
    </w:p>
    <w:p w14:paraId="77DBD82B" w14:textId="4800E28E" w:rsidR="00932137" w:rsidRPr="00932137" w:rsidRDefault="00932137" w:rsidP="00FC7E7C">
      <w:pPr>
        <w:spacing w:line="276" w:lineRule="auto"/>
        <w:jc w:val="left"/>
        <w:rPr>
          <w:rFonts w:cs="Times New Roman"/>
          <w:szCs w:val="24"/>
        </w:rPr>
      </w:pPr>
    </w:p>
    <w:p w14:paraId="65004204" w14:textId="55F18AE3" w:rsidR="00932137" w:rsidRPr="00932137" w:rsidRDefault="00932137" w:rsidP="00FC7E7C">
      <w:pPr>
        <w:spacing w:line="276" w:lineRule="auto"/>
        <w:jc w:val="left"/>
        <w:rPr>
          <w:rFonts w:cs="Times New Roman"/>
          <w:szCs w:val="24"/>
        </w:rPr>
      </w:pPr>
    </w:p>
    <w:p w14:paraId="5E4B25B4" w14:textId="77777777" w:rsidR="00E86D3B" w:rsidRDefault="00E86D3B" w:rsidP="00FC7E7C">
      <w:pPr>
        <w:spacing w:line="276" w:lineRule="auto"/>
        <w:ind w:left="1416" w:hanging="1416"/>
        <w:jc w:val="left"/>
        <w:rPr>
          <w:rFonts w:cs="Times New Roman"/>
          <w:szCs w:val="24"/>
        </w:rPr>
      </w:pPr>
    </w:p>
    <w:p w14:paraId="02B44024" w14:textId="77777777" w:rsidR="00E86D3B" w:rsidRDefault="00E86D3B" w:rsidP="00FC7E7C">
      <w:pPr>
        <w:spacing w:line="276" w:lineRule="auto"/>
        <w:ind w:left="1416" w:hanging="1416"/>
        <w:jc w:val="left"/>
        <w:rPr>
          <w:rFonts w:cs="Times New Roman"/>
          <w:szCs w:val="24"/>
        </w:rPr>
      </w:pPr>
    </w:p>
    <w:p w14:paraId="41608EC3" w14:textId="6EC32619" w:rsidR="0072103B" w:rsidRDefault="0072103B" w:rsidP="000B6514">
      <w:pPr>
        <w:spacing w:line="276" w:lineRule="auto"/>
        <w:ind w:firstLine="0"/>
        <w:jc w:val="left"/>
        <w:rPr>
          <w:rFonts w:cs="Times New Roman"/>
          <w:szCs w:val="24"/>
        </w:rPr>
      </w:pPr>
    </w:p>
    <w:p w14:paraId="4F99862A" w14:textId="77777777" w:rsidR="0072103B" w:rsidRDefault="0072103B" w:rsidP="00FC7E7C">
      <w:pPr>
        <w:spacing w:line="276" w:lineRule="auto"/>
        <w:ind w:left="1416" w:hanging="1416"/>
        <w:jc w:val="left"/>
        <w:rPr>
          <w:rFonts w:cs="Times New Roman"/>
          <w:szCs w:val="24"/>
        </w:rPr>
      </w:pPr>
    </w:p>
    <w:p w14:paraId="481A08E0" w14:textId="77777777" w:rsidR="0072103B" w:rsidRDefault="0072103B" w:rsidP="00FC7E7C">
      <w:pPr>
        <w:spacing w:line="276" w:lineRule="auto"/>
        <w:ind w:left="1416" w:hanging="1416"/>
        <w:jc w:val="left"/>
        <w:rPr>
          <w:rFonts w:cs="Times New Roman"/>
          <w:szCs w:val="24"/>
        </w:rPr>
      </w:pPr>
    </w:p>
    <w:p w14:paraId="2B7A9665" w14:textId="4548DE1F" w:rsidR="00BC4F09" w:rsidRPr="00BC4F09" w:rsidRDefault="00932137" w:rsidP="00FC7E7C">
      <w:pPr>
        <w:spacing w:line="276" w:lineRule="auto"/>
        <w:ind w:left="1416" w:hanging="1416"/>
        <w:jc w:val="left"/>
        <w:rPr>
          <w:rFonts w:cs="Times New Roman"/>
          <w:szCs w:val="24"/>
        </w:rPr>
      </w:pPr>
      <w:r>
        <w:rPr>
          <w:rFonts w:cs="Times New Roman"/>
          <w:szCs w:val="24"/>
        </w:rPr>
        <w:t>Vypracovali:</w:t>
      </w:r>
      <w:r w:rsidR="00EC2B1E">
        <w:rPr>
          <w:rFonts w:cs="Times New Roman"/>
          <w:szCs w:val="24"/>
        </w:rPr>
        <w:t xml:space="preserve">   </w:t>
      </w:r>
      <w:r w:rsidR="0072103B">
        <w:rPr>
          <w:rFonts w:cs="Times New Roman"/>
          <w:szCs w:val="24"/>
        </w:rPr>
        <w:t>Hyll Patrik</w:t>
      </w:r>
      <w:r>
        <w:rPr>
          <w:rFonts w:cs="Times New Roman"/>
          <w:szCs w:val="24"/>
        </w:rPr>
        <w:tab/>
      </w:r>
      <w:r>
        <w:rPr>
          <w:rFonts w:cs="Times New Roman"/>
          <w:szCs w:val="24"/>
        </w:rPr>
        <w:tab/>
      </w:r>
      <w:r>
        <w:rPr>
          <w:rFonts w:cs="Times New Roman"/>
          <w:szCs w:val="24"/>
        </w:rPr>
        <w:tab/>
      </w:r>
      <w:r>
        <w:rPr>
          <w:rFonts w:cs="Times New Roman"/>
          <w:szCs w:val="24"/>
        </w:rPr>
        <w:tab/>
      </w:r>
      <w:r w:rsidR="0072103B">
        <w:rPr>
          <w:rFonts w:cs="Times New Roman"/>
          <w:szCs w:val="24"/>
        </w:rPr>
        <w:tab/>
      </w:r>
      <w:r w:rsidR="0072103B">
        <w:rPr>
          <w:rFonts w:cs="Times New Roman"/>
          <w:szCs w:val="24"/>
        </w:rPr>
        <w:tab/>
      </w:r>
      <w:r>
        <w:rPr>
          <w:rFonts w:cs="Times New Roman"/>
          <w:szCs w:val="24"/>
        </w:rPr>
        <w:t>Školský rok: 202</w:t>
      </w:r>
      <w:r w:rsidR="0072103B">
        <w:rPr>
          <w:rFonts w:cs="Times New Roman"/>
          <w:szCs w:val="24"/>
        </w:rPr>
        <w:t>2</w:t>
      </w:r>
      <w:r>
        <w:rPr>
          <w:rFonts w:cs="Times New Roman"/>
          <w:szCs w:val="24"/>
        </w:rPr>
        <w:t>/202</w:t>
      </w:r>
      <w:r w:rsidR="0072103B">
        <w:rPr>
          <w:rFonts w:cs="Times New Roman"/>
          <w:szCs w:val="24"/>
        </w:rPr>
        <w:t>3</w:t>
      </w:r>
      <w:r>
        <w:rPr>
          <w:rFonts w:cs="Times New Roman"/>
          <w:szCs w:val="24"/>
        </w:rPr>
        <w:br/>
        <w:t>Kršák Patrik</w:t>
      </w:r>
      <w:r w:rsidR="0072103B">
        <w:rPr>
          <w:rFonts w:cs="Times New Roman"/>
          <w:szCs w:val="24"/>
        </w:rPr>
        <w:tab/>
      </w:r>
      <w:r w:rsidR="0072103B">
        <w:rPr>
          <w:rFonts w:cs="Times New Roman"/>
          <w:szCs w:val="24"/>
        </w:rPr>
        <w:tab/>
      </w:r>
      <w:r w:rsidR="0072103B">
        <w:rPr>
          <w:rFonts w:cs="Times New Roman"/>
          <w:szCs w:val="24"/>
        </w:rPr>
        <w:tab/>
      </w:r>
      <w:r w:rsidR="0072103B">
        <w:rPr>
          <w:rFonts w:cs="Times New Roman"/>
          <w:szCs w:val="24"/>
        </w:rPr>
        <w:tab/>
      </w:r>
      <w:r w:rsidR="0072103B">
        <w:rPr>
          <w:rFonts w:cs="Times New Roman"/>
          <w:szCs w:val="24"/>
        </w:rPr>
        <w:tab/>
      </w:r>
      <w:r w:rsidR="0072103B">
        <w:rPr>
          <w:rFonts w:cs="Times New Roman"/>
          <w:szCs w:val="24"/>
        </w:rPr>
        <w:tab/>
        <w:t>Študijná skupina: 5ZYR32</w:t>
      </w:r>
      <w:r>
        <w:rPr>
          <w:rFonts w:cs="Times New Roman"/>
          <w:szCs w:val="24"/>
        </w:rPr>
        <w:br/>
        <w:t>Záchemský Bran</w:t>
      </w:r>
      <w:r w:rsidR="00565654">
        <w:rPr>
          <w:rFonts w:cs="Times New Roman"/>
          <w:szCs w:val="24"/>
        </w:rPr>
        <w:t>ko</w:t>
      </w:r>
    </w:p>
    <w:sdt>
      <w:sdtPr>
        <w:rPr>
          <w:rFonts w:ascii="Times New Roman" w:eastAsiaTheme="minorHAnsi" w:hAnsi="Times New Roman" w:cs="Times New Roman"/>
          <w:color w:val="auto"/>
          <w:sz w:val="24"/>
          <w:szCs w:val="22"/>
          <w:lang w:eastAsia="en-US"/>
        </w:rPr>
        <w:id w:val="718469127"/>
        <w:docPartObj>
          <w:docPartGallery w:val="Table of Contents"/>
          <w:docPartUnique/>
        </w:docPartObj>
      </w:sdtPr>
      <w:sdtEndPr>
        <w:rPr>
          <w:b/>
          <w:bCs/>
          <w:szCs w:val="24"/>
        </w:rPr>
      </w:sdtEndPr>
      <w:sdtContent>
        <w:p w14:paraId="37D9AC1C" w14:textId="4090D63E" w:rsidR="00946E09" w:rsidRPr="00415742" w:rsidRDefault="00B738C2" w:rsidP="00FC7E7C">
          <w:pPr>
            <w:pStyle w:val="Hlavikaobsahu"/>
            <w:spacing w:line="276" w:lineRule="auto"/>
            <w:rPr>
              <w:rFonts w:ascii="Times New Roman" w:hAnsi="Times New Roman" w:cs="Times New Roman"/>
              <w:b/>
              <w:bCs/>
              <w:color w:val="auto"/>
              <w:sz w:val="24"/>
              <w:szCs w:val="24"/>
            </w:rPr>
          </w:pPr>
          <w:r w:rsidRPr="00415742">
            <w:rPr>
              <w:rFonts w:ascii="Times New Roman" w:hAnsi="Times New Roman" w:cs="Times New Roman"/>
              <w:b/>
              <w:bCs/>
              <w:color w:val="auto"/>
              <w:sz w:val="24"/>
              <w:szCs w:val="24"/>
            </w:rPr>
            <w:t>OBSAH</w:t>
          </w:r>
        </w:p>
        <w:p w14:paraId="5B0D3CBF" w14:textId="5FC45237" w:rsidR="0031798A" w:rsidRDefault="00946E09">
          <w:pPr>
            <w:pStyle w:val="Obsah1"/>
            <w:rPr>
              <w:rFonts w:asciiTheme="minorHAnsi" w:eastAsiaTheme="minorEastAsia" w:hAnsiTheme="minorHAnsi" w:cstheme="minorBidi"/>
              <w:b w:val="0"/>
              <w:bCs w:val="0"/>
              <w:sz w:val="22"/>
              <w:szCs w:val="22"/>
              <w:lang w:val="en-GB" w:eastAsia="en-GB"/>
            </w:rPr>
          </w:pPr>
          <w:r w:rsidRPr="00415742">
            <w:fldChar w:fldCharType="begin"/>
          </w:r>
          <w:r w:rsidRPr="00415742">
            <w:instrText xml:space="preserve"> TOC \o "1-3" \h \z \u </w:instrText>
          </w:r>
          <w:r w:rsidRPr="00415742">
            <w:fldChar w:fldCharType="separate"/>
          </w:r>
          <w:hyperlink w:anchor="_Toc121695259" w:history="1">
            <w:r w:rsidR="0031798A" w:rsidRPr="00D51597">
              <w:rPr>
                <w:rStyle w:val="Hypertextovprepojenie"/>
              </w:rPr>
              <w:t>úvod</w:t>
            </w:r>
            <w:r w:rsidR="0031798A">
              <w:rPr>
                <w:webHidden/>
              </w:rPr>
              <w:tab/>
            </w:r>
            <w:r w:rsidR="0031798A">
              <w:rPr>
                <w:webHidden/>
              </w:rPr>
              <w:fldChar w:fldCharType="begin"/>
            </w:r>
            <w:r w:rsidR="0031798A">
              <w:rPr>
                <w:webHidden/>
              </w:rPr>
              <w:instrText xml:space="preserve"> PAGEREF _Toc121695259 \h </w:instrText>
            </w:r>
            <w:r w:rsidR="0031798A">
              <w:rPr>
                <w:webHidden/>
              </w:rPr>
            </w:r>
            <w:r w:rsidR="0031798A">
              <w:rPr>
                <w:webHidden/>
              </w:rPr>
              <w:fldChar w:fldCharType="separate"/>
            </w:r>
            <w:r w:rsidR="0031798A">
              <w:rPr>
                <w:webHidden/>
              </w:rPr>
              <w:t>5</w:t>
            </w:r>
            <w:r w:rsidR="0031798A">
              <w:rPr>
                <w:webHidden/>
              </w:rPr>
              <w:fldChar w:fldCharType="end"/>
            </w:r>
          </w:hyperlink>
        </w:p>
        <w:p w14:paraId="25E05437" w14:textId="662EF985" w:rsidR="0031798A" w:rsidRDefault="0031798A">
          <w:pPr>
            <w:pStyle w:val="Obsah1"/>
            <w:rPr>
              <w:rFonts w:asciiTheme="minorHAnsi" w:eastAsiaTheme="minorEastAsia" w:hAnsiTheme="minorHAnsi" w:cstheme="minorBidi"/>
              <w:b w:val="0"/>
              <w:bCs w:val="0"/>
              <w:sz w:val="22"/>
              <w:szCs w:val="22"/>
              <w:lang w:val="en-GB" w:eastAsia="en-GB"/>
            </w:rPr>
          </w:pPr>
          <w:hyperlink w:anchor="_Toc121695260" w:history="1">
            <w:r w:rsidRPr="00D51597">
              <w:rPr>
                <w:rStyle w:val="Hypertextovprepojenie"/>
              </w:rPr>
              <w:t>1</w:t>
            </w:r>
            <w:r>
              <w:rPr>
                <w:rFonts w:asciiTheme="minorHAnsi" w:eastAsiaTheme="minorEastAsia" w:hAnsiTheme="minorHAnsi" w:cstheme="minorBidi"/>
                <w:b w:val="0"/>
                <w:bCs w:val="0"/>
                <w:sz w:val="22"/>
                <w:szCs w:val="22"/>
                <w:lang w:val="en-GB" w:eastAsia="en-GB"/>
              </w:rPr>
              <w:tab/>
            </w:r>
            <w:r w:rsidRPr="00D51597">
              <w:rPr>
                <w:rStyle w:val="Hypertextovprepojenie"/>
              </w:rPr>
              <w:t>Popis a analýza modelovaného systému</w:t>
            </w:r>
            <w:r>
              <w:rPr>
                <w:webHidden/>
              </w:rPr>
              <w:tab/>
            </w:r>
            <w:r>
              <w:rPr>
                <w:webHidden/>
              </w:rPr>
              <w:fldChar w:fldCharType="begin"/>
            </w:r>
            <w:r>
              <w:rPr>
                <w:webHidden/>
              </w:rPr>
              <w:instrText xml:space="preserve"> PAGEREF _Toc121695260 \h </w:instrText>
            </w:r>
            <w:r>
              <w:rPr>
                <w:webHidden/>
              </w:rPr>
            </w:r>
            <w:r>
              <w:rPr>
                <w:webHidden/>
              </w:rPr>
              <w:fldChar w:fldCharType="separate"/>
            </w:r>
            <w:r>
              <w:rPr>
                <w:webHidden/>
              </w:rPr>
              <w:t>6</w:t>
            </w:r>
            <w:r>
              <w:rPr>
                <w:webHidden/>
              </w:rPr>
              <w:fldChar w:fldCharType="end"/>
            </w:r>
          </w:hyperlink>
        </w:p>
        <w:p w14:paraId="2A0B79E1" w14:textId="348C654C" w:rsidR="0031798A" w:rsidRDefault="0031798A">
          <w:pPr>
            <w:pStyle w:val="Obsah1"/>
            <w:rPr>
              <w:rFonts w:asciiTheme="minorHAnsi" w:eastAsiaTheme="minorEastAsia" w:hAnsiTheme="minorHAnsi" w:cstheme="minorBidi"/>
              <w:b w:val="0"/>
              <w:bCs w:val="0"/>
              <w:sz w:val="22"/>
              <w:szCs w:val="22"/>
              <w:lang w:val="en-GB" w:eastAsia="en-GB"/>
            </w:rPr>
          </w:pPr>
          <w:hyperlink w:anchor="_Toc121695261" w:history="1">
            <w:r w:rsidRPr="00D51597">
              <w:rPr>
                <w:rStyle w:val="Hypertextovprepojenie"/>
              </w:rPr>
              <w:t>2</w:t>
            </w:r>
            <w:r>
              <w:rPr>
                <w:rFonts w:asciiTheme="minorHAnsi" w:eastAsiaTheme="minorEastAsia" w:hAnsiTheme="minorHAnsi" w:cstheme="minorBidi"/>
                <w:b w:val="0"/>
                <w:bCs w:val="0"/>
                <w:sz w:val="22"/>
                <w:szCs w:val="22"/>
                <w:lang w:val="en-GB" w:eastAsia="en-GB"/>
              </w:rPr>
              <w:tab/>
            </w:r>
            <w:r w:rsidRPr="00D51597">
              <w:rPr>
                <w:rStyle w:val="Hypertextovprepojenie"/>
              </w:rPr>
              <w:t>Identifikáciu problému</w:t>
            </w:r>
            <w:r>
              <w:rPr>
                <w:webHidden/>
              </w:rPr>
              <w:tab/>
            </w:r>
            <w:r>
              <w:rPr>
                <w:webHidden/>
              </w:rPr>
              <w:fldChar w:fldCharType="begin"/>
            </w:r>
            <w:r>
              <w:rPr>
                <w:webHidden/>
              </w:rPr>
              <w:instrText xml:space="preserve"> PAGEREF _Toc121695261 \h </w:instrText>
            </w:r>
            <w:r>
              <w:rPr>
                <w:webHidden/>
              </w:rPr>
            </w:r>
            <w:r>
              <w:rPr>
                <w:webHidden/>
              </w:rPr>
              <w:fldChar w:fldCharType="separate"/>
            </w:r>
            <w:r>
              <w:rPr>
                <w:webHidden/>
              </w:rPr>
              <w:t>7</w:t>
            </w:r>
            <w:r>
              <w:rPr>
                <w:webHidden/>
              </w:rPr>
              <w:fldChar w:fldCharType="end"/>
            </w:r>
          </w:hyperlink>
        </w:p>
        <w:p w14:paraId="154F738C" w14:textId="026B84E2" w:rsidR="0031798A" w:rsidRDefault="0031798A">
          <w:pPr>
            <w:pStyle w:val="Obsah1"/>
            <w:rPr>
              <w:rFonts w:asciiTheme="minorHAnsi" w:eastAsiaTheme="minorEastAsia" w:hAnsiTheme="minorHAnsi" w:cstheme="minorBidi"/>
              <w:b w:val="0"/>
              <w:bCs w:val="0"/>
              <w:sz w:val="22"/>
              <w:szCs w:val="22"/>
              <w:lang w:val="en-GB" w:eastAsia="en-GB"/>
            </w:rPr>
          </w:pPr>
          <w:hyperlink w:anchor="_Toc121695262" w:history="1">
            <w:r w:rsidRPr="00D51597">
              <w:rPr>
                <w:rStyle w:val="Hypertextovprepojenie"/>
              </w:rPr>
              <w:t>3</w:t>
            </w:r>
            <w:r>
              <w:rPr>
                <w:rFonts w:asciiTheme="minorHAnsi" w:eastAsiaTheme="minorEastAsia" w:hAnsiTheme="minorHAnsi" w:cstheme="minorBidi"/>
                <w:b w:val="0"/>
                <w:bCs w:val="0"/>
                <w:sz w:val="22"/>
                <w:szCs w:val="22"/>
                <w:lang w:val="en-GB" w:eastAsia="en-GB"/>
              </w:rPr>
              <w:tab/>
            </w:r>
            <w:r w:rsidRPr="00D51597">
              <w:rPr>
                <w:rStyle w:val="Hypertextovprepojenie"/>
              </w:rPr>
              <w:t>stanovenie cieľov a Špecifikácia modelu</w:t>
            </w:r>
            <w:r>
              <w:rPr>
                <w:webHidden/>
              </w:rPr>
              <w:tab/>
            </w:r>
            <w:r>
              <w:rPr>
                <w:webHidden/>
              </w:rPr>
              <w:fldChar w:fldCharType="begin"/>
            </w:r>
            <w:r>
              <w:rPr>
                <w:webHidden/>
              </w:rPr>
              <w:instrText xml:space="preserve"> PAGEREF _Toc121695262 \h </w:instrText>
            </w:r>
            <w:r>
              <w:rPr>
                <w:webHidden/>
              </w:rPr>
            </w:r>
            <w:r>
              <w:rPr>
                <w:webHidden/>
              </w:rPr>
              <w:fldChar w:fldCharType="separate"/>
            </w:r>
            <w:r>
              <w:rPr>
                <w:webHidden/>
              </w:rPr>
              <w:t>8</w:t>
            </w:r>
            <w:r>
              <w:rPr>
                <w:webHidden/>
              </w:rPr>
              <w:fldChar w:fldCharType="end"/>
            </w:r>
          </w:hyperlink>
        </w:p>
        <w:p w14:paraId="24108E4A" w14:textId="4D065F73" w:rsidR="0031798A" w:rsidRDefault="0031798A">
          <w:pPr>
            <w:pStyle w:val="Obsah2"/>
            <w:tabs>
              <w:tab w:val="left" w:pos="1680"/>
              <w:tab w:val="right" w:leader="dot" w:pos="9344"/>
            </w:tabs>
            <w:rPr>
              <w:rFonts w:eastAsiaTheme="minorEastAsia" w:cstheme="minorBidi"/>
              <w:b w:val="0"/>
              <w:bCs w:val="0"/>
              <w:noProof/>
              <w:lang w:val="en-GB" w:eastAsia="en-GB"/>
            </w:rPr>
          </w:pPr>
          <w:hyperlink w:anchor="_Toc121695263" w:history="1">
            <w:r w:rsidRPr="00D51597">
              <w:rPr>
                <w:rStyle w:val="Hypertextovprepojenie"/>
                <w:noProof/>
              </w:rPr>
              <w:t>3.1</w:t>
            </w:r>
            <w:r>
              <w:rPr>
                <w:rFonts w:eastAsiaTheme="minorEastAsia" w:cstheme="minorBidi"/>
                <w:b w:val="0"/>
                <w:bCs w:val="0"/>
                <w:noProof/>
                <w:lang w:val="en-GB" w:eastAsia="en-GB"/>
              </w:rPr>
              <w:tab/>
            </w:r>
            <w:r w:rsidRPr="00D51597">
              <w:rPr>
                <w:rStyle w:val="Hypertextovprepojenie"/>
                <w:noProof/>
              </w:rPr>
              <w:t>Hlavný cieľ: ako najefektívnejšie znížiť dobu čakania stravníkov?</w:t>
            </w:r>
            <w:r>
              <w:rPr>
                <w:noProof/>
                <w:webHidden/>
              </w:rPr>
              <w:tab/>
            </w:r>
            <w:r>
              <w:rPr>
                <w:noProof/>
                <w:webHidden/>
              </w:rPr>
              <w:fldChar w:fldCharType="begin"/>
            </w:r>
            <w:r>
              <w:rPr>
                <w:noProof/>
                <w:webHidden/>
              </w:rPr>
              <w:instrText xml:space="preserve"> PAGEREF _Toc121695263 \h </w:instrText>
            </w:r>
            <w:r>
              <w:rPr>
                <w:noProof/>
                <w:webHidden/>
              </w:rPr>
            </w:r>
            <w:r>
              <w:rPr>
                <w:noProof/>
                <w:webHidden/>
              </w:rPr>
              <w:fldChar w:fldCharType="separate"/>
            </w:r>
            <w:r>
              <w:rPr>
                <w:noProof/>
                <w:webHidden/>
              </w:rPr>
              <w:t>8</w:t>
            </w:r>
            <w:r>
              <w:rPr>
                <w:noProof/>
                <w:webHidden/>
              </w:rPr>
              <w:fldChar w:fldCharType="end"/>
            </w:r>
          </w:hyperlink>
        </w:p>
        <w:p w14:paraId="2A2F6ADA" w14:textId="4BA2EFD7" w:rsidR="0031798A" w:rsidRDefault="0031798A">
          <w:pPr>
            <w:pStyle w:val="Obsah3"/>
            <w:tabs>
              <w:tab w:val="left" w:pos="1920"/>
              <w:tab w:val="right" w:leader="dot" w:pos="9344"/>
            </w:tabs>
            <w:rPr>
              <w:rFonts w:eastAsiaTheme="minorEastAsia" w:cstheme="minorBidi"/>
              <w:noProof/>
              <w:sz w:val="22"/>
              <w:szCs w:val="22"/>
              <w:lang w:val="en-GB" w:eastAsia="en-GB"/>
            </w:rPr>
          </w:pPr>
          <w:hyperlink w:anchor="_Toc121695264" w:history="1">
            <w:r w:rsidRPr="00D51597">
              <w:rPr>
                <w:rStyle w:val="Hypertextovprepojenie"/>
                <w:noProof/>
              </w:rPr>
              <w:t>3.1.1</w:t>
            </w:r>
            <w:r>
              <w:rPr>
                <w:rFonts w:eastAsiaTheme="minorEastAsia" w:cstheme="minorBidi"/>
                <w:noProof/>
                <w:sz w:val="22"/>
                <w:szCs w:val="22"/>
                <w:lang w:val="en-GB" w:eastAsia="en-GB"/>
              </w:rPr>
              <w:tab/>
            </w:r>
            <w:r w:rsidRPr="00D51597">
              <w:rPr>
                <w:rStyle w:val="Hypertextovprepojenie"/>
                <w:noProof/>
              </w:rPr>
              <w:t>Čiastkový Cieľ 1.: Ako sa zmenia dĺžky radov pri pridaní nových obsluhujúcich?</w:t>
            </w:r>
            <w:r>
              <w:rPr>
                <w:noProof/>
                <w:webHidden/>
              </w:rPr>
              <w:tab/>
            </w:r>
            <w:r>
              <w:rPr>
                <w:noProof/>
                <w:webHidden/>
              </w:rPr>
              <w:fldChar w:fldCharType="begin"/>
            </w:r>
            <w:r>
              <w:rPr>
                <w:noProof/>
                <w:webHidden/>
              </w:rPr>
              <w:instrText xml:space="preserve"> PAGEREF _Toc121695264 \h </w:instrText>
            </w:r>
            <w:r>
              <w:rPr>
                <w:noProof/>
                <w:webHidden/>
              </w:rPr>
            </w:r>
            <w:r>
              <w:rPr>
                <w:noProof/>
                <w:webHidden/>
              </w:rPr>
              <w:fldChar w:fldCharType="separate"/>
            </w:r>
            <w:r>
              <w:rPr>
                <w:noProof/>
                <w:webHidden/>
              </w:rPr>
              <w:t>8</w:t>
            </w:r>
            <w:r>
              <w:rPr>
                <w:noProof/>
                <w:webHidden/>
              </w:rPr>
              <w:fldChar w:fldCharType="end"/>
            </w:r>
          </w:hyperlink>
        </w:p>
        <w:p w14:paraId="7822E8FC" w14:textId="44CE721F" w:rsidR="0031798A" w:rsidRDefault="0031798A">
          <w:pPr>
            <w:pStyle w:val="Obsah3"/>
            <w:tabs>
              <w:tab w:val="left" w:pos="1920"/>
              <w:tab w:val="right" w:leader="dot" w:pos="9344"/>
            </w:tabs>
            <w:rPr>
              <w:rFonts w:eastAsiaTheme="minorEastAsia" w:cstheme="minorBidi"/>
              <w:noProof/>
              <w:sz w:val="22"/>
              <w:szCs w:val="22"/>
              <w:lang w:val="en-GB" w:eastAsia="en-GB"/>
            </w:rPr>
          </w:pPr>
          <w:hyperlink w:anchor="_Toc121695265" w:history="1">
            <w:r w:rsidRPr="00D51597">
              <w:rPr>
                <w:rStyle w:val="Hypertextovprepojenie"/>
                <w:noProof/>
              </w:rPr>
              <w:t>3.1.2</w:t>
            </w:r>
            <w:r>
              <w:rPr>
                <w:rFonts w:eastAsiaTheme="minorEastAsia" w:cstheme="minorBidi"/>
                <w:noProof/>
                <w:sz w:val="22"/>
                <w:szCs w:val="22"/>
                <w:lang w:val="en-GB" w:eastAsia="en-GB"/>
              </w:rPr>
              <w:tab/>
            </w:r>
            <w:r w:rsidRPr="00D51597">
              <w:rPr>
                <w:rStyle w:val="Hypertextovprepojenie"/>
                <w:noProof/>
              </w:rPr>
              <w:t>Čiastkový Cieľ 2.: Ako sa zmenia dĺžky radov pri pridaní nového okienka na výdaj stravy?</w:t>
            </w:r>
            <w:r>
              <w:rPr>
                <w:noProof/>
                <w:webHidden/>
              </w:rPr>
              <w:tab/>
            </w:r>
            <w:r>
              <w:rPr>
                <w:noProof/>
                <w:webHidden/>
              </w:rPr>
              <w:fldChar w:fldCharType="begin"/>
            </w:r>
            <w:r>
              <w:rPr>
                <w:noProof/>
                <w:webHidden/>
              </w:rPr>
              <w:instrText xml:space="preserve"> PAGEREF _Toc121695265 \h </w:instrText>
            </w:r>
            <w:r>
              <w:rPr>
                <w:noProof/>
                <w:webHidden/>
              </w:rPr>
            </w:r>
            <w:r>
              <w:rPr>
                <w:noProof/>
                <w:webHidden/>
              </w:rPr>
              <w:fldChar w:fldCharType="separate"/>
            </w:r>
            <w:r>
              <w:rPr>
                <w:noProof/>
                <w:webHidden/>
              </w:rPr>
              <w:t>8</w:t>
            </w:r>
            <w:r>
              <w:rPr>
                <w:noProof/>
                <w:webHidden/>
              </w:rPr>
              <w:fldChar w:fldCharType="end"/>
            </w:r>
          </w:hyperlink>
        </w:p>
        <w:p w14:paraId="6E5109CC" w14:textId="0A191230" w:rsidR="0031798A" w:rsidRDefault="0031798A">
          <w:pPr>
            <w:pStyle w:val="Obsah3"/>
            <w:tabs>
              <w:tab w:val="left" w:pos="1920"/>
              <w:tab w:val="right" w:leader="dot" w:pos="9344"/>
            </w:tabs>
            <w:rPr>
              <w:rFonts w:eastAsiaTheme="minorEastAsia" w:cstheme="minorBidi"/>
              <w:noProof/>
              <w:sz w:val="22"/>
              <w:szCs w:val="22"/>
              <w:lang w:val="en-GB" w:eastAsia="en-GB"/>
            </w:rPr>
          </w:pPr>
          <w:hyperlink w:anchor="_Toc121695266" w:history="1">
            <w:r w:rsidRPr="00D51597">
              <w:rPr>
                <w:rStyle w:val="Hypertextovprepojenie"/>
                <w:noProof/>
              </w:rPr>
              <w:t>3.1.3</w:t>
            </w:r>
            <w:r>
              <w:rPr>
                <w:rFonts w:eastAsiaTheme="minorEastAsia" w:cstheme="minorBidi"/>
                <w:noProof/>
                <w:sz w:val="22"/>
                <w:szCs w:val="22"/>
                <w:lang w:val="en-GB" w:eastAsia="en-GB"/>
              </w:rPr>
              <w:tab/>
            </w:r>
            <w:r w:rsidRPr="00D51597">
              <w:rPr>
                <w:rStyle w:val="Hypertextovprepojenie"/>
                <w:noProof/>
              </w:rPr>
              <w:t>Čiastkový Cieľ 3.: Ako sa bude  správať systému pri marginálnych, ideálnych hodnotách?</w:t>
            </w:r>
            <w:r>
              <w:rPr>
                <w:noProof/>
                <w:webHidden/>
              </w:rPr>
              <w:tab/>
            </w:r>
            <w:r>
              <w:rPr>
                <w:noProof/>
                <w:webHidden/>
              </w:rPr>
              <w:fldChar w:fldCharType="begin"/>
            </w:r>
            <w:r>
              <w:rPr>
                <w:noProof/>
                <w:webHidden/>
              </w:rPr>
              <w:instrText xml:space="preserve"> PAGEREF _Toc121695266 \h </w:instrText>
            </w:r>
            <w:r>
              <w:rPr>
                <w:noProof/>
                <w:webHidden/>
              </w:rPr>
            </w:r>
            <w:r>
              <w:rPr>
                <w:noProof/>
                <w:webHidden/>
              </w:rPr>
              <w:fldChar w:fldCharType="separate"/>
            </w:r>
            <w:r>
              <w:rPr>
                <w:noProof/>
                <w:webHidden/>
              </w:rPr>
              <w:t>8</w:t>
            </w:r>
            <w:r>
              <w:rPr>
                <w:noProof/>
                <w:webHidden/>
              </w:rPr>
              <w:fldChar w:fldCharType="end"/>
            </w:r>
          </w:hyperlink>
        </w:p>
        <w:p w14:paraId="35F1D9DC" w14:textId="425BA085" w:rsidR="0031798A" w:rsidRDefault="0031798A">
          <w:pPr>
            <w:pStyle w:val="Obsah1"/>
            <w:rPr>
              <w:rFonts w:asciiTheme="minorHAnsi" w:eastAsiaTheme="minorEastAsia" w:hAnsiTheme="minorHAnsi" w:cstheme="minorBidi"/>
              <w:b w:val="0"/>
              <w:bCs w:val="0"/>
              <w:sz w:val="22"/>
              <w:szCs w:val="22"/>
              <w:lang w:val="en-GB" w:eastAsia="en-GB"/>
            </w:rPr>
          </w:pPr>
          <w:hyperlink w:anchor="_Toc121695267" w:history="1">
            <w:r w:rsidRPr="00D51597">
              <w:rPr>
                <w:rStyle w:val="Hypertextovprepojenie"/>
              </w:rPr>
              <w:t>4</w:t>
            </w:r>
            <w:r>
              <w:rPr>
                <w:rFonts w:asciiTheme="minorHAnsi" w:eastAsiaTheme="minorEastAsia" w:hAnsiTheme="minorHAnsi" w:cstheme="minorBidi"/>
                <w:b w:val="0"/>
                <w:bCs w:val="0"/>
                <w:sz w:val="22"/>
                <w:szCs w:val="22"/>
                <w:lang w:val="en-GB" w:eastAsia="en-GB"/>
              </w:rPr>
              <w:tab/>
            </w:r>
            <w:r w:rsidRPr="00D51597">
              <w:rPr>
                <w:rStyle w:val="Hypertextovprepojenie"/>
              </w:rPr>
              <w:t>Meranie dát</w:t>
            </w:r>
            <w:r>
              <w:rPr>
                <w:webHidden/>
              </w:rPr>
              <w:tab/>
            </w:r>
            <w:r>
              <w:rPr>
                <w:webHidden/>
              </w:rPr>
              <w:fldChar w:fldCharType="begin"/>
            </w:r>
            <w:r>
              <w:rPr>
                <w:webHidden/>
              </w:rPr>
              <w:instrText xml:space="preserve"> PAGEREF _Toc121695267 \h </w:instrText>
            </w:r>
            <w:r>
              <w:rPr>
                <w:webHidden/>
              </w:rPr>
            </w:r>
            <w:r>
              <w:rPr>
                <w:webHidden/>
              </w:rPr>
              <w:fldChar w:fldCharType="separate"/>
            </w:r>
            <w:r>
              <w:rPr>
                <w:webHidden/>
              </w:rPr>
              <w:t>9</w:t>
            </w:r>
            <w:r>
              <w:rPr>
                <w:webHidden/>
              </w:rPr>
              <w:fldChar w:fldCharType="end"/>
            </w:r>
          </w:hyperlink>
        </w:p>
        <w:p w14:paraId="1A3FA56A" w14:textId="63AA79C1" w:rsidR="0031798A" w:rsidRDefault="0031798A">
          <w:pPr>
            <w:pStyle w:val="Obsah2"/>
            <w:tabs>
              <w:tab w:val="left" w:pos="1680"/>
              <w:tab w:val="right" w:leader="dot" w:pos="9344"/>
            </w:tabs>
            <w:rPr>
              <w:rFonts w:eastAsiaTheme="minorEastAsia" w:cstheme="minorBidi"/>
              <w:b w:val="0"/>
              <w:bCs w:val="0"/>
              <w:noProof/>
              <w:lang w:val="en-GB" w:eastAsia="en-GB"/>
            </w:rPr>
          </w:pPr>
          <w:hyperlink w:anchor="_Toc121695268" w:history="1">
            <w:r w:rsidRPr="00D51597">
              <w:rPr>
                <w:rStyle w:val="Hypertextovprepojenie"/>
                <w:noProof/>
              </w:rPr>
              <w:t>4.1</w:t>
            </w:r>
            <w:r>
              <w:rPr>
                <w:rFonts w:eastAsiaTheme="minorEastAsia" w:cstheme="minorBidi"/>
                <w:b w:val="0"/>
                <w:bCs w:val="0"/>
                <w:noProof/>
                <w:lang w:val="en-GB" w:eastAsia="en-GB"/>
              </w:rPr>
              <w:tab/>
            </w:r>
            <w:r w:rsidRPr="00D51597">
              <w:rPr>
                <w:rStyle w:val="Hypertextovprepojenie"/>
                <w:noProof/>
              </w:rPr>
              <w:t>Merané dáta</w:t>
            </w:r>
            <w:r>
              <w:rPr>
                <w:noProof/>
                <w:webHidden/>
              </w:rPr>
              <w:tab/>
            </w:r>
            <w:r>
              <w:rPr>
                <w:noProof/>
                <w:webHidden/>
              </w:rPr>
              <w:fldChar w:fldCharType="begin"/>
            </w:r>
            <w:r>
              <w:rPr>
                <w:noProof/>
                <w:webHidden/>
              </w:rPr>
              <w:instrText xml:space="preserve"> PAGEREF _Toc121695268 \h </w:instrText>
            </w:r>
            <w:r>
              <w:rPr>
                <w:noProof/>
                <w:webHidden/>
              </w:rPr>
            </w:r>
            <w:r>
              <w:rPr>
                <w:noProof/>
                <w:webHidden/>
              </w:rPr>
              <w:fldChar w:fldCharType="separate"/>
            </w:r>
            <w:r>
              <w:rPr>
                <w:noProof/>
                <w:webHidden/>
              </w:rPr>
              <w:t>10</w:t>
            </w:r>
            <w:r>
              <w:rPr>
                <w:noProof/>
                <w:webHidden/>
              </w:rPr>
              <w:fldChar w:fldCharType="end"/>
            </w:r>
          </w:hyperlink>
        </w:p>
        <w:p w14:paraId="16B99AD8" w14:textId="50D44E63" w:rsidR="0031798A" w:rsidRDefault="0031798A">
          <w:pPr>
            <w:pStyle w:val="Obsah1"/>
            <w:rPr>
              <w:rFonts w:asciiTheme="minorHAnsi" w:eastAsiaTheme="minorEastAsia" w:hAnsiTheme="minorHAnsi" w:cstheme="minorBidi"/>
              <w:b w:val="0"/>
              <w:bCs w:val="0"/>
              <w:sz w:val="22"/>
              <w:szCs w:val="22"/>
              <w:lang w:val="en-GB" w:eastAsia="en-GB"/>
            </w:rPr>
          </w:pPr>
          <w:hyperlink w:anchor="_Toc121695269" w:history="1">
            <w:r w:rsidRPr="00D51597">
              <w:rPr>
                <w:rStyle w:val="Hypertextovprepojenie"/>
              </w:rPr>
              <w:t>5</w:t>
            </w:r>
            <w:r>
              <w:rPr>
                <w:rFonts w:asciiTheme="minorHAnsi" w:eastAsiaTheme="minorEastAsia" w:hAnsiTheme="minorHAnsi" w:cstheme="minorBidi"/>
                <w:b w:val="0"/>
                <w:bCs w:val="0"/>
                <w:sz w:val="22"/>
                <w:szCs w:val="22"/>
                <w:lang w:val="en-GB" w:eastAsia="en-GB"/>
              </w:rPr>
              <w:tab/>
            </w:r>
            <w:r w:rsidRPr="00D51597">
              <w:rPr>
                <w:rStyle w:val="Hypertextovprepojenie"/>
              </w:rPr>
              <w:t>analýza získaných nameraných vstupných údajov</w:t>
            </w:r>
            <w:r>
              <w:rPr>
                <w:webHidden/>
              </w:rPr>
              <w:tab/>
            </w:r>
            <w:r>
              <w:rPr>
                <w:webHidden/>
              </w:rPr>
              <w:fldChar w:fldCharType="begin"/>
            </w:r>
            <w:r>
              <w:rPr>
                <w:webHidden/>
              </w:rPr>
              <w:instrText xml:space="preserve"> PAGEREF _Toc121695269 \h </w:instrText>
            </w:r>
            <w:r>
              <w:rPr>
                <w:webHidden/>
              </w:rPr>
            </w:r>
            <w:r>
              <w:rPr>
                <w:webHidden/>
              </w:rPr>
              <w:fldChar w:fldCharType="separate"/>
            </w:r>
            <w:r>
              <w:rPr>
                <w:webHidden/>
              </w:rPr>
              <w:t>11</w:t>
            </w:r>
            <w:r>
              <w:rPr>
                <w:webHidden/>
              </w:rPr>
              <w:fldChar w:fldCharType="end"/>
            </w:r>
          </w:hyperlink>
        </w:p>
        <w:p w14:paraId="697600F2" w14:textId="638C6481" w:rsidR="0031798A" w:rsidRDefault="0031798A">
          <w:pPr>
            <w:pStyle w:val="Obsah2"/>
            <w:tabs>
              <w:tab w:val="left" w:pos="1680"/>
              <w:tab w:val="right" w:leader="dot" w:pos="9344"/>
            </w:tabs>
            <w:rPr>
              <w:rFonts w:eastAsiaTheme="minorEastAsia" w:cstheme="minorBidi"/>
              <w:b w:val="0"/>
              <w:bCs w:val="0"/>
              <w:noProof/>
              <w:lang w:val="en-GB" w:eastAsia="en-GB"/>
            </w:rPr>
          </w:pPr>
          <w:hyperlink w:anchor="_Toc121695270" w:history="1">
            <w:r w:rsidRPr="00D51597">
              <w:rPr>
                <w:rStyle w:val="Hypertextovprepojenie"/>
                <w:noProof/>
              </w:rPr>
              <w:t>5.1</w:t>
            </w:r>
            <w:r>
              <w:rPr>
                <w:rFonts w:eastAsiaTheme="minorEastAsia" w:cstheme="minorBidi"/>
                <w:b w:val="0"/>
                <w:bCs w:val="0"/>
                <w:noProof/>
                <w:lang w:val="en-GB" w:eastAsia="en-GB"/>
              </w:rPr>
              <w:tab/>
            </w:r>
            <w:r w:rsidRPr="00D51597">
              <w:rPr>
                <w:rStyle w:val="Hypertextovprepojenie"/>
                <w:noProof/>
              </w:rPr>
              <w:t>Doba obsluhy v rade pre výdaj špeciálnej stravy</w:t>
            </w:r>
            <w:r>
              <w:rPr>
                <w:noProof/>
                <w:webHidden/>
              </w:rPr>
              <w:tab/>
            </w:r>
            <w:r>
              <w:rPr>
                <w:noProof/>
                <w:webHidden/>
              </w:rPr>
              <w:fldChar w:fldCharType="begin"/>
            </w:r>
            <w:r>
              <w:rPr>
                <w:noProof/>
                <w:webHidden/>
              </w:rPr>
              <w:instrText xml:space="preserve"> PAGEREF _Toc121695270 \h </w:instrText>
            </w:r>
            <w:r>
              <w:rPr>
                <w:noProof/>
                <w:webHidden/>
              </w:rPr>
            </w:r>
            <w:r>
              <w:rPr>
                <w:noProof/>
                <w:webHidden/>
              </w:rPr>
              <w:fldChar w:fldCharType="separate"/>
            </w:r>
            <w:r>
              <w:rPr>
                <w:noProof/>
                <w:webHidden/>
              </w:rPr>
              <w:t>11</w:t>
            </w:r>
            <w:r>
              <w:rPr>
                <w:noProof/>
                <w:webHidden/>
              </w:rPr>
              <w:fldChar w:fldCharType="end"/>
            </w:r>
          </w:hyperlink>
        </w:p>
        <w:p w14:paraId="6F0F31C2" w14:textId="60ADF750" w:rsidR="0031798A" w:rsidRDefault="0031798A">
          <w:pPr>
            <w:pStyle w:val="Obsah2"/>
            <w:tabs>
              <w:tab w:val="left" w:pos="1680"/>
              <w:tab w:val="right" w:leader="dot" w:pos="9344"/>
            </w:tabs>
            <w:rPr>
              <w:rFonts w:eastAsiaTheme="minorEastAsia" w:cstheme="minorBidi"/>
              <w:b w:val="0"/>
              <w:bCs w:val="0"/>
              <w:noProof/>
              <w:lang w:val="en-GB" w:eastAsia="en-GB"/>
            </w:rPr>
          </w:pPr>
          <w:hyperlink w:anchor="_Toc121695271" w:history="1">
            <w:r w:rsidRPr="00D51597">
              <w:rPr>
                <w:rStyle w:val="Hypertextovprepojenie"/>
                <w:noProof/>
              </w:rPr>
              <w:t>5.2</w:t>
            </w:r>
            <w:r>
              <w:rPr>
                <w:rFonts w:eastAsiaTheme="minorEastAsia" w:cstheme="minorBidi"/>
                <w:b w:val="0"/>
                <w:bCs w:val="0"/>
                <w:noProof/>
                <w:lang w:val="en-GB" w:eastAsia="en-GB"/>
              </w:rPr>
              <w:tab/>
            </w:r>
            <w:r w:rsidRPr="00D51597">
              <w:rPr>
                <w:rStyle w:val="Hypertextovprepojenie"/>
                <w:noProof/>
              </w:rPr>
              <w:t>Doba obsluhy(polievka) v rade pre výdaj špeciálnej stravy</w:t>
            </w:r>
            <w:r>
              <w:rPr>
                <w:noProof/>
                <w:webHidden/>
              </w:rPr>
              <w:tab/>
            </w:r>
            <w:r>
              <w:rPr>
                <w:noProof/>
                <w:webHidden/>
              </w:rPr>
              <w:fldChar w:fldCharType="begin"/>
            </w:r>
            <w:r>
              <w:rPr>
                <w:noProof/>
                <w:webHidden/>
              </w:rPr>
              <w:instrText xml:space="preserve"> PAGEREF _Toc121695271 \h </w:instrText>
            </w:r>
            <w:r>
              <w:rPr>
                <w:noProof/>
                <w:webHidden/>
              </w:rPr>
            </w:r>
            <w:r>
              <w:rPr>
                <w:noProof/>
                <w:webHidden/>
              </w:rPr>
              <w:fldChar w:fldCharType="separate"/>
            </w:r>
            <w:r>
              <w:rPr>
                <w:noProof/>
                <w:webHidden/>
              </w:rPr>
              <w:t>11</w:t>
            </w:r>
            <w:r>
              <w:rPr>
                <w:noProof/>
                <w:webHidden/>
              </w:rPr>
              <w:fldChar w:fldCharType="end"/>
            </w:r>
          </w:hyperlink>
        </w:p>
        <w:p w14:paraId="34F4C442" w14:textId="43529A9B" w:rsidR="0031798A" w:rsidRDefault="0031798A">
          <w:pPr>
            <w:pStyle w:val="Obsah2"/>
            <w:tabs>
              <w:tab w:val="left" w:pos="1680"/>
              <w:tab w:val="right" w:leader="dot" w:pos="9344"/>
            </w:tabs>
            <w:rPr>
              <w:rFonts w:eastAsiaTheme="minorEastAsia" w:cstheme="minorBidi"/>
              <w:b w:val="0"/>
              <w:bCs w:val="0"/>
              <w:noProof/>
              <w:lang w:val="en-GB" w:eastAsia="en-GB"/>
            </w:rPr>
          </w:pPr>
          <w:hyperlink w:anchor="_Toc121695272" w:history="1">
            <w:r w:rsidRPr="00D51597">
              <w:rPr>
                <w:rStyle w:val="Hypertextovprepojenie"/>
                <w:noProof/>
              </w:rPr>
              <w:t>5.3</w:t>
            </w:r>
            <w:r>
              <w:rPr>
                <w:rFonts w:eastAsiaTheme="minorEastAsia" w:cstheme="minorBidi"/>
                <w:b w:val="0"/>
                <w:bCs w:val="0"/>
                <w:noProof/>
                <w:lang w:val="en-GB" w:eastAsia="en-GB"/>
              </w:rPr>
              <w:tab/>
            </w:r>
            <w:r w:rsidRPr="00D51597">
              <w:rPr>
                <w:rStyle w:val="Hypertextovprepojenie"/>
                <w:noProof/>
              </w:rPr>
              <w:t>Doba obsluhy v rade pre výdaj stravy pre stravníkov, ktorí si jedlo objednali predom</w:t>
            </w:r>
            <w:r>
              <w:rPr>
                <w:noProof/>
                <w:webHidden/>
              </w:rPr>
              <w:tab/>
            </w:r>
            <w:r>
              <w:rPr>
                <w:noProof/>
                <w:webHidden/>
              </w:rPr>
              <w:fldChar w:fldCharType="begin"/>
            </w:r>
            <w:r>
              <w:rPr>
                <w:noProof/>
                <w:webHidden/>
              </w:rPr>
              <w:instrText xml:space="preserve"> PAGEREF _Toc121695272 \h </w:instrText>
            </w:r>
            <w:r>
              <w:rPr>
                <w:noProof/>
                <w:webHidden/>
              </w:rPr>
            </w:r>
            <w:r>
              <w:rPr>
                <w:noProof/>
                <w:webHidden/>
              </w:rPr>
              <w:fldChar w:fldCharType="separate"/>
            </w:r>
            <w:r>
              <w:rPr>
                <w:noProof/>
                <w:webHidden/>
              </w:rPr>
              <w:t>12</w:t>
            </w:r>
            <w:r>
              <w:rPr>
                <w:noProof/>
                <w:webHidden/>
              </w:rPr>
              <w:fldChar w:fldCharType="end"/>
            </w:r>
          </w:hyperlink>
        </w:p>
        <w:p w14:paraId="2D19D74B" w14:textId="78AE02AE" w:rsidR="0031798A" w:rsidRDefault="0031798A">
          <w:pPr>
            <w:pStyle w:val="Obsah2"/>
            <w:tabs>
              <w:tab w:val="left" w:pos="1680"/>
              <w:tab w:val="right" w:leader="dot" w:pos="9344"/>
            </w:tabs>
            <w:rPr>
              <w:rFonts w:eastAsiaTheme="minorEastAsia" w:cstheme="minorBidi"/>
              <w:b w:val="0"/>
              <w:bCs w:val="0"/>
              <w:noProof/>
              <w:lang w:val="en-GB" w:eastAsia="en-GB"/>
            </w:rPr>
          </w:pPr>
          <w:hyperlink w:anchor="_Toc121695273" w:history="1">
            <w:r w:rsidRPr="00D51597">
              <w:rPr>
                <w:rStyle w:val="Hypertextovprepojenie"/>
                <w:noProof/>
              </w:rPr>
              <w:t>5.4</w:t>
            </w:r>
            <w:r>
              <w:rPr>
                <w:rFonts w:eastAsiaTheme="minorEastAsia" w:cstheme="minorBidi"/>
                <w:b w:val="0"/>
                <w:bCs w:val="0"/>
                <w:noProof/>
                <w:lang w:val="en-GB" w:eastAsia="en-GB"/>
              </w:rPr>
              <w:tab/>
            </w:r>
            <w:r w:rsidRPr="00D51597">
              <w:rPr>
                <w:rStyle w:val="Hypertextovprepojenie"/>
                <w:noProof/>
              </w:rPr>
              <w:t>Doba obsluhy(polievka) v rade pre výdaj stravy pre stravníkov, ktorí si jedlo objednali predom</w:t>
            </w:r>
            <w:r>
              <w:rPr>
                <w:noProof/>
                <w:webHidden/>
              </w:rPr>
              <w:tab/>
            </w:r>
            <w:r>
              <w:rPr>
                <w:noProof/>
                <w:webHidden/>
              </w:rPr>
              <w:fldChar w:fldCharType="begin"/>
            </w:r>
            <w:r>
              <w:rPr>
                <w:noProof/>
                <w:webHidden/>
              </w:rPr>
              <w:instrText xml:space="preserve"> PAGEREF _Toc121695273 \h </w:instrText>
            </w:r>
            <w:r>
              <w:rPr>
                <w:noProof/>
                <w:webHidden/>
              </w:rPr>
            </w:r>
            <w:r>
              <w:rPr>
                <w:noProof/>
                <w:webHidden/>
              </w:rPr>
              <w:fldChar w:fldCharType="separate"/>
            </w:r>
            <w:r>
              <w:rPr>
                <w:noProof/>
                <w:webHidden/>
              </w:rPr>
              <w:t>13</w:t>
            </w:r>
            <w:r>
              <w:rPr>
                <w:noProof/>
                <w:webHidden/>
              </w:rPr>
              <w:fldChar w:fldCharType="end"/>
            </w:r>
          </w:hyperlink>
        </w:p>
        <w:p w14:paraId="53651E61" w14:textId="5D22794F" w:rsidR="0031798A" w:rsidRDefault="0031798A">
          <w:pPr>
            <w:pStyle w:val="Obsah2"/>
            <w:tabs>
              <w:tab w:val="left" w:pos="1680"/>
              <w:tab w:val="right" w:leader="dot" w:pos="9344"/>
            </w:tabs>
            <w:rPr>
              <w:rFonts w:eastAsiaTheme="minorEastAsia" w:cstheme="minorBidi"/>
              <w:b w:val="0"/>
              <w:bCs w:val="0"/>
              <w:noProof/>
              <w:lang w:val="en-GB" w:eastAsia="en-GB"/>
            </w:rPr>
          </w:pPr>
          <w:hyperlink w:anchor="_Toc121695274" w:history="1">
            <w:r w:rsidRPr="00D51597">
              <w:rPr>
                <w:rStyle w:val="Hypertextovprepojenie"/>
                <w:noProof/>
              </w:rPr>
              <w:t>5.5</w:t>
            </w:r>
            <w:r>
              <w:rPr>
                <w:rFonts w:eastAsiaTheme="minorEastAsia" w:cstheme="minorBidi"/>
                <w:b w:val="0"/>
                <w:bCs w:val="0"/>
                <w:noProof/>
                <w:lang w:val="en-GB" w:eastAsia="en-GB"/>
              </w:rPr>
              <w:tab/>
            </w:r>
            <w:r w:rsidRPr="00D51597">
              <w:rPr>
                <w:rStyle w:val="Hypertextovprepojenie"/>
                <w:noProof/>
              </w:rPr>
              <w:t>Doba obsluhy v rade pre výdaj stravy pre stravníkov, ktorí si jedlo neobjedali predom</w:t>
            </w:r>
            <w:r>
              <w:rPr>
                <w:noProof/>
                <w:webHidden/>
              </w:rPr>
              <w:tab/>
            </w:r>
            <w:r>
              <w:rPr>
                <w:noProof/>
                <w:webHidden/>
              </w:rPr>
              <w:fldChar w:fldCharType="begin"/>
            </w:r>
            <w:r>
              <w:rPr>
                <w:noProof/>
                <w:webHidden/>
              </w:rPr>
              <w:instrText xml:space="preserve"> PAGEREF _Toc121695274 \h </w:instrText>
            </w:r>
            <w:r>
              <w:rPr>
                <w:noProof/>
                <w:webHidden/>
              </w:rPr>
            </w:r>
            <w:r>
              <w:rPr>
                <w:noProof/>
                <w:webHidden/>
              </w:rPr>
              <w:fldChar w:fldCharType="separate"/>
            </w:r>
            <w:r>
              <w:rPr>
                <w:noProof/>
                <w:webHidden/>
              </w:rPr>
              <w:t>13</w:t>
            </w:r>
            <w:r>
              <w:rPr>
                <w:noProof/>
                <w:webHidden/>
              </w:rPr>
              <w:fldChar w:fldCharType="end"/>
            </w:r>
          </w:hyperlink>
        </w:p>
        <w:p w14:paraId="694B49AD" w14:textId="3FA26A0C" w:rsidR="0031798A" w:rsidRDefault="0031798A">
          <w:pPr>
            <w:pStyle w:val="Obsah2"/>
            <w:tabs>
              <w:tab w:val="left" w:pos="1680"/>
              <w:tab w:val="right" w:leader="dot" w:pos="9344"/>
            </w:tabs>
            <w:rPr>
              <w:rFonts w:eastAsiaTheme="minorEastAsia" w:cstheme="minorBidi"/>
              <w:b w:val="0"/>
              <w:bCs w:val="0"/>
              <w:noProof/>
              <w:lang w:val="en-GB" w:eastAsia="en-GB"/>
            </w:rPr>
          </w:pPr>
          <w:hyperlink w:anchor="_Toc121695275" w:history="1">
            <w:r w:rsidRPr="00D51597">
              <w:rPr>
                <w:rStyle w:val="Hypertextovprepojenie"/>
                <w:noProof/>
              </w:rPr>
              <w:t>5.6</w:t>
            </w:r>
            <w:r>
              <w:rPr>
                <w:rFonts w:eastAsiaTheme="minorEastAsia" w:cstheme="minorBidi"/>
                <w:b w:val="0"/>
                <w:bCs w:val="0"/>
                <w:noProof/>
                <w:lang w:val="en-GB" w:eastAsia="en-GB"/>
              </w:rPr>
              <w:tab/>
            </w:r>
            <w:r w:rsidRPr="00D51597">
              <w:rPr>
                <w:rStyle w:val="Hypertextovprepojenie"/>
                <w:noProof/>
              </w:rPr>
              <w:t>Doba obsluhy(POLIEVKA) v rade pre výdaj stravy pre stravníkov, ktorí si jedlo neobjedali predom</w:t>
            </w:r>
            <w:r>
              <w:rPr>
                <w:noProof/>
                <w:webHidden/>
              </w:rPr>
              <w:tab/>
            </w:r>
            <w:r>
              <w:rPr>
                <w:noProof/>
                <w:webHidden/>
              </w:rPr>
              <w:fldChar w:fldCharType="begin"/>
            </w:r>
            <w:r>
              <w:rPr>
                <w:noProof/>
                <w:webHidden/>
              </w:rPr>
              <w:instrText xml:space="preserve"> PAGEREF _Toc121695275 \h </w:instrText>
            </w:r>
            <w:r>
              <w:rPr>
                <w:noProof/>
                <w:webHidden/>
              </w:rPr>
            </w:r>
            <w:r>
              <w:rPr>
                <w:noProof/>
                <w:webHidden/>
              </w:rPr>
              <w:fldChar w:fldCharType="separate"/>
            </w:r>
            <w:r>
              <w:rPr>
                <w:noProof/>
                <w:webHidden/>
              </w:rPr>
              <w:t>14</w:t>
            </w:r>
            <w:r>
              <w:rPr>
                <w:noProof/>
                <w:webHidden/>
              </w:rPr>
              <w:fldChar w:fldCharType="end"/>
            </w:r>
          </w:hyperlink>
        </w:p>
        <w:p w14:paraId="085654E8" w14:textId="6716223A" w:rsidR="0031798A" w:rsidRDefault="0031798A">
          <w:pPr>
            <w:pStyle w:val="Obsah2"/>
            <w:tabs>
              <w:tab w:val="left" w:pos="1680"/>
              <w:tab w:val="right" w:leader="dot" w:pos="9344"/>
            </w:tabs>
            <w:rPr>
              <w:rFonts w:eastAsiaTheme="minorEastAsia" w:cstheme="minorBidi"/>
              <w:b w:val="0"/>
              <w:bCs w:val="0"/>
              <w:noProof/>
              <w:lang w:val="en-GB" w:eastAsia="en-GB"/>
            </w:rPr>
          </w:pPr>
          <w:hyperlink w:anchor="_Toc121695276" w:history="1">
            <w:r w:rsidRPr="00D51597">
              <w:rPr>
                <w:rStyle w:val="Hypertextovprepojenie"/>
                <w:noProof/>
              </w:rPr>
              <w:t>5.7</w:t>
            </w:r>
            <w:r>
              <w:rPr>
                <w:rFonts w:eastAsiaTheme="minorEastAsia" w:cstheme="minorBidi"/>
                <w:b w:val="0"/>
                <w:bCs w:val="0"/>
                <w:noProof/>
                <w:lang w:val="en-GB" w:eastAsia="en-GB"/>
              </w:rPr>
              <w:tab/>
            </w:r>
            <w:r w:rsidRPr="00D51597">
              <w:rPr>
                <w:rStyle w:val="Hypertextovprepojenie"/>
                <w:noProof/>
              </w:rPr>
              <w:t>Doba čakania v rade pre odklad tácok, použitého radu a čas odkladania</w:t>
            </w:r>
            <w:r>
              <w:rPr>
                <w:noProof/>
                <w:webHidden/>
              </w:rPr>
              <w:tab/>
            </w:r>
            <w:r>
              <w:rPr>
                <w:noProof/>
                <w:webHidden/>
              </w:rPr>
              <w:fldChar w:fldCharType="begin"/>
            </w:r>
            <w:r>
              <w:rPr>
                <w:noProof/>
                <w:webHidden/>
              </w:rPr>
              <w:instrText xml:space="preserve"> PAGEREF _Toc121695276 \h </w:instrText>
            </w:r>
            <w:r>
              <w:rPr>
                <w:noProof/>
                <w:webHidden/>
              </w:rPr>
            </w:r>
            <w:r>
              <w:rPr>
                <w:noProof/>
                <w:webHidden/>
              </w:rPr>
              <w:fldChar w:fldCharType="separate"/>
            </w:r>
            <w:r>
              <w:rPr>
                <w:noProof/>
                <w:webHidden/>
              </w:rPr>
              <w:t>14</w:t>
            </w:r>
            <w:r>
              <w:rPr>
                <w:noProof/>
                <w:webHidden/>
              </w:rPr>
              <w:fldChar w:fldCharType="end"/>
            </w:r>
          </w:hyperlink>
        </w:p>
        <w:p w14:paraId="730400B3" w14:textId="0F5F6365" w:rsidR="0031798A" w:rsidRDefault="0031798A">
          <w:pPr>
            <w:pStyle w:val="Obsah2"/>
            <w:tabs>
              <w:tab w:val="left" w:pos="1680"/>
              <w:tab w:val="right" w:leader="dot" w:pos="9344"/>
            </w:tabs>
            <w:rPr>
              <w:rFonts w:eastAsiaTheme="minorEastAsia" w:cstheme="minorBidi"/>
              <w:b w:val="0"/>
              <w:bCs w:val="0"/>
              <w:noProof/>
              <w:lang w:val="en-GB" w:eastAsia="en-GB"/>
            </w:rPr>
          </w:pPr>
          <w:hyperlink w:anchor="_Toc121695277" w:history="1">
            <w:r w:rsidRPr="00D51597">
              <w:rPr>
                <w:rStyle w:val="Hypertextovprepojenie"/>
                <w:rFonts w:eastAsia="Times New Roman"/>
                <w:noProof/>
                <w:lang w:eastAsia="sk-SK"/>
              </w:rPr>
              <w:t>5.8</w:t>
            </w:r>
            <w:r>
              <w:rPr>
                <w:rFonts w:eastAsiaTheme="minorEastAsia" w:cstheme="minorBidi"/>
                <w:b w:val="0"/>
                <w:bCs w:val="0"/>
                <w:noProof/>
                <w:lang w:val="en-GB" w:eastAsia="en-GB"/>
              </w:rPr>
              <w:tab/>
            </w:r>
            <w:r w:rsidRPr="00D51597">
              <w:rPr>
                <w:rStyle w:val="Hypertextovprepojenie"/>
                <w:rFonts w:eastAsia="Times New Roman"/>
                <w:noProof/>
                <w:lang w:eastAsia="sk-SK"/>
              </w:rPr>
              <w:t>Príchody stravníkov</w:t>
            </w:r>
            <w:r>
              <w:rPr>
                <w:noProof/>
                <w:webHidden/>
              </w:rPr>
              <w:tab/>
            </w:r>
            <w:r>
              <w:rPr>
                <w:noProof/>
                <w:webHidden/>
              </w:rPr>
              <w:fldChar w:fldCharType="begin"/>
            </w:r>
            <w:r>
              <w:rPr>
                <w:noProof/>
                <w:webHidden/>
              </w:rPr>
              <w:instrText xml:space="preserve"> PAGEREF _Toc121695277 \h </w:instrText>
            </w:r>
            <w:r>
              <w:rPr>
                <w:noProof/>
                <w:webHidden/>
              </w:rPr>
            </w:r>
            <w:r>
              <w:rPr>
                <w:noProof/>
                <w:webHidden/>
              </w:rPr>
              <w:fldChar w:fldCharType="separate"/>
            </w:r>
            <w:r>
              <w:rPr>
                <w:noProof/>
                <w:webHidden/>
              </w:rPr>
              <w:t>15</w:t>
            </w:r>
            <w:r>
              <w:rPr>
                <w:noProof/>
                <w:webHidden/>
              </w:rPr>
              <w:fldChar w:fldCharType="end"/>
            </w:r>
          </w:hyperlink>
        </w:p>
        <w:p w14:paraId="7B9BCA9C" w14:textId="563F5583" w:rsidR="0031798A" w:rsidRDefault="0031798A">
          <w:pPr>
            <w:pStyle w:val="Obsah2"/>
            <w:tabs>
              <w:tab w:val="left" w:pos="1680"/>
              <w:tab w:val="right" w:leader="dot" w:pos="9344"/>
            </w:tabs>
            <w:rPr>
              <w:rFonts w:eastAsiaTheme="minorEastAsia" w:cstheme="minorBidi"/>
              <w:b w:val="0"/>
              <w:bCs w:val="0"/>
              <w:noProof/>
              <w:lang w:val="en-GB" w:eastAsia="en-GB"/>
            </w:rPr>
          </w:pPr>
          <w:hyperlink w:anchor="_Toc121695278" w:history="1">
            <w:r w:rsidRPr="00D51597">
              <w:rPr>
                <w:rStyle w:val="Hypertextovprepojenie"/>
                <w:noProof/>
              </w:rPr>
              <w:t>5.9</w:t>
            </w:r>
            <w:r>
              <w:rPr>
                <w:rFonts w:eastAsiaTheme="minorEastAsia" w:cstheme="minorBidi"/>
                <w:b w:val="0"/>
                <w:bCs w:val="0"/>
                <w:noProof/>
                <w:lang w:val="en-GB" w:eastAsia="en-GB"/>
              </w:rPr>
              <w:tab/>
            </w:r>
            <w:r w:rsidRPr="00D51597">
              <w:rPr>
                <w:rStyle w:val="Hypertextovprepojenie"/>
                <w:noProof/>
              </w:rPr>
              <w:t>Rozdelenie stravníkov do skupín a radov</w:t>
            </w:r>
            <w:r>
              <w:rPr>
                <w:noProof/>
                <w:webHidden/>
              </w:rPr>
              <w:tab/>
            </w:r>
            <w:r>
              <w:rPr>
                <w:noProof/>
                <w:webHidden/>
              </w:rPr>
              <w:fldChar w:fldCharType="begin"/>
            </w:r>
            <w:r>
              <w:rPr>
                <w:noProof/>
                <w:webHidden/>
              </w:rPr>
              <w:instrText xml:space="preserve"> PAGEREF _Toc121695278 \h </w:instrText>
            </w:r>
            <w:r>
              <w:rPr>
                <w:noProof/>
                <w:webHidden/>
              </w:rPr>
            </w:r>
            <w:r>
              <w:rPr>
                <w:noProof/>
                <w:webHidden/>
              </w:rPr>
              <w:fldChar w:fldCharType="separate"/>
            </w:r>
            <w:r>
              <w:rPr>
                <w:noProof/>
                <w:webHidden/>
              </w:rPr>
              <w:t>16</w:t>
            </w:r>
            <w:r>
              <w:rPr>
                <w:noProof/>
                <w:webHidden/>
              </w:rPr>
              <w:fldChar w:fldCharType="end"/>
            </w:r>
          </w:hyperlink>
        </w:p>
        <w:p w14:paraId="22B8BEFB" w14:textId="4D0D6876" w:rsidR="0031798A" w:rsidRDefault="0031798A">
          <w:pPr>
            <w:pStyle w:val="Obsah2"/>
            <w:tabs>
              <w:tab w:val="left" w:pos="1680"/>
              <w:tab w:val="right" w:leader="dot" w:pos="9344"/>
            </w:tabs>
            <w:rPr>
              <w:rFonts w:eastAsiaTheme="minorEastAsia" w:cstheme="minorBidi"/>
              <w:b w:val="0"/>
              <w:bCs w:val="0"/>
              <w:noProof/>
              <w:lang w:val="en-GB" w:eastAsia="en-GB"/>
            </w:rPr>
          </w:pPr>
          <w:hyperlink w:anchor="_Toc121695279" w:history="1">
            <w:r w:rsidRPr="00D51597">
              <w:rPr>
                <w:rStyle w:val="Hypertextovprepojenie"/>
                <w:noProof/>
              </w:rPr>
              <w:t>5.10</w:t>
            </w:r>
            <w:r>
              <w:rPr>
                <w:rFonts w:eastAsiaTheme="minorEastAsia" w:cstheme="minorBidi"/>
                <w:b w:val="0"/>
                <w:bCs w:val="0"/>
                <w:noProof/>
                <w:lang w:val="en-GB" w:eastAsia="en-GB"/>
              </w:rPr>
              <w:tab/>
            </w:r>
            <w:r w:rsidRPr="00D51597">
              <w:rPr>
                <w:rStyle w:val="Hypertextovprepojenie"/>
                <w:noProof/>
              </w:rPr>
              <w:t>Čas pozerania vystaveného jedla</w:t>
            </w:r>
            <w:r>
              <w:rPr>
                <w:noProof/>
                <w:webHidden/>
              </w:rPr>
              <w:tab/>
            </w:r>
            <w:r>
              <w:rPr>
                <w:noProof/>
                <w:webHidden/>
              </w:rPr>
              <w:fldChar w:fldCharType="begin"/>
            </w:r>
            <w:r>
              <w:rPr>
                <w:noProof/>
                <w:webHidden/>
              </w:rPr>
              <w:instrText xml:space="preserve"> PAGEREF _Toc121695279 \h </w:instrText>
            </w:r>
            <w:r>
              <w:rPr>
                <w:noProof/>
                <w:webHidden/>
              </w:rPr>
            </w:r>
            <w:r>
              <w:rPr>
                <w:noProof/>
                <w:webHidden/>
              </w:rPr>
              <w:fldChar w:fldCharType="separate"/>
            </w:r>
            <w:r>
              <w:rPr>
                <w:noProof/>
                <w:webHidden/>
              </w:rPr>
              <w:t>17</w:t>
            </w:r>
            <w:r>
              <w:rPr>
                <w:noProof/>
                <w:webHidden/>
              </w:rPr>
              <w:fldChar w:fldCharType="end"/>
            </w:r>
          </w:hyperlink>
        </w:p>
        <w:p w14:paraId="248363D9" w14:textId="16774F08" w:rsidR="0031798A" w:rsidRDefault="0031798A">
          <w:pPr>
            <w:pStyle w:val="Obsah1"/>
            <w:rPr>
              <w:rFonts w:asciiTheme="minorHAnsi" w:eastAsiaTheme="minorEastAsia" w:hAnsiTheme="minorHAnsi" w:cstheme="minorBidi"/>
              <w:b w:val="0"/>
              <w:bCs w:val="0"/>
              <w:sz w:val="22"/>
              <w:szCs w:val="22"/>
              <w:lang w:val="en-GB" w:eastAsia="en-GB"/>
            </w:rPr>
          </w:pPr>
          <w:hyperlink w:anchor="_Toc121695280" w:history="1">
            <w:r w:rsidRPr="00D51597">
              <w:rPr>
                <w:rStyle w:val="Hypertextovprepojenie"/>
              </w:rPr>
              <w:t>6</w:t>
            </w:r>
            <w:r>
              <w:rPr>
                <w:rFonts w:asciiTheme="minorHAnsi" w:eastAsiaTheme="minorEastAsia" w:hAnsiTheme="minorHAnsi" w:cstheme="minorBidi"/>
                <w:b w:val="0"/>
                <w:bCs w:val="0"/>
                <w:sz w:val="22"/>
                <w:szCs w:val="22"/>
                <w:lang w:val="en-GB" w:eastAsia="en-GB"/>
              </w:rPr>
              <w:tab/>
            </w:r>
            <w:r w:rsidRPr="00D51597">
              <w:rPr>
                <w:rStyle w:val="Hypertextovprepojenie"/>
              </w:rPr>
              <w:t>postup tvorby simulačného modelu</w:t>
            </w:r>
            <w:r>
              <w:rPr>
                <w:webHidden/>
              </w:rPr>
              <w:tab/>
            </w:r>
            <w:r>
              <w:rPr>
                <w:webHidden/>
              </w:rPr>
              <w:fldChar w:fldCharType="begin"/>
            </w:r>
            <w:r>
              <w:rPr>
                <w:webHidden/>
              </w:rPr>
              <w:instrText xml:space="preserve"> PAGEREF _Toc121695280 \h </w:instrText>
            </w:r>
            <w:r>
              <w:rPr>
                <w:webHidden/>
              </w:rPr>
            </w:r>
            <w:r>
              <w:rPr>
                <w:webHidden/>
              </w:rPr>
              <w:fldChar w:fldCharType="separate"/>
            </w:r>
            <w:r>
              <w:rPr>
                <w:webHidden/>
              </w:rPr>
              <w:t>18</w:t>
            </w:r>
            <w:r>
              <w:rPr>
                <w:webHidden/>
              </w:rPr>
              <w:fldChar w:fldCharType="end"/>
            </w:r>
          </w:hyperlink>
        </w:p>
        <w:p w14:paraId="5F9A4C4E" w14:textId="379BF1F7" w:rsidR="0031798A" w:rsidRDefault="0031798A">
          <w:pPr>
            <w:pStyle w:val="Obsah1"/>
            <w:rPr>
              <w:rFonts w:asciiTheme="minorHAnsi" w:eastAsiaTheme="minorEastAsia" w:hAnsiTheme="minorHAnsi" w:cstheme="minorBidi"/>
              <w:b w:val="0"/>
              <w:bCs w:val="0"/>
              <w:sz w:val="22"/>
              <w:szCs w:val="22"/>
              <w:lang w:val="en-GB" w:eastAsia="en-GB"/>
            </w:rPr>
          </w:pPr>
          <w:hyperlink w:anchor="_Toc121695281" w:history="1">
            <w:r w:rsidRPr="00D51597">
              <w:rPr>
                <w:rStyle w:val="Hypertextovprepojenie"/>
              </w:rPr>
              <w:t>7</w:t>
            </w:r>
            <w:r>
              <w:rPr>
                <w:rFonts w:asciiTheme="minorHAnsi" w:eastAsiaTheme="minorEastAsia" w:hAnsiTheme="minorHAnsi" w:cstheme="minorBidi"/>
                <w:b w:val="0"/>
                <w:bCs w:val="0"/>
                <w:sz w:val="22"/>
                <w:szCs w:val="22"/>
                <w:lang w:val="en-GB" w:eastAsia="en-GB"/>
              </w:rPr>
              <w:tab/>
            </w:r>
            <w:r w:rsidRPr="00D51597">
              <w:rPr>
                <w:rStyle w:val="Hypertextovprepojenie"/>
              </w:rPr>
              <w:t>simulačný model v prostredí anylogic</w:t>
            </w:r>
            <w:r>
              <w:rPr>
                <w:webHidden/>
              </w:rPr>
              <w:tab/>
            </w:r>
            <w:r>
              <w:rPr>
                <w:webHidden/>
              </w:rPr>
              <w:fldChar w:fldCharType="begin"/>
            </w:r>
            <w:r>
              <w:rPr>
                <w:webHidden/>
              </w:rPr>
              <w:instrText xml:space="preserve"> PAGEREF _Toc121695281 \h </w:instrText>
            </w:r>
            <w:r>
              <w:rPr>
                <w:webHidden/>
              </w:rPr>
            </w:r>
            <w:r>
              <w:rPr>
                <w:webHidden/>
              </w:rPr>
              <w:fldChar w:fldCharType="separate"/>
            </w:r>
            <w:r>
              <w:rPr>
                <w:webHidden/>
              </w:rPr>
              <w:t>19</w:t>
            </w:r>
            <w:r>
              <w:rPr>
                <w:webHidden/>
              </w:rPr>
              <w:fldChar w:fldCharType="end"/>
            </w:r>
          </w:hyperlink>
        </w:p>
        <w:p w14:paraId="3D6E2953" w14:textId="085F9FD4" w:rsidR="0031798A" w:rsidRDefault="0031798A">
          <w:pPr>
            <w:pStyle w:val="Obsah2"/>
            <w:tabs>
              <w:tab w:val="left" w:pos="1680"/>
              <w:tab w:val="right" w:leader="dot" w:pos="9344"/>
            </w:tabs>
            <w:rPr>
              <w:rFonts w:eastAsiaTheme="minorEastAsia" w:cstheme="minorBidi"/>
              <w:b w:val="0"/>
              <w:bCs w:val="0"/>
              <w:noProof/>
              <w:lang w:val="en-GB" w:eastAsia="en-GB"/>
            </w:rPr>
          </w:pPr>
          <w:hyperlink w:anchor="_Toc121695282" w:history="1">
            <w:r w:rsidRPr="00D51597">
              <w:rPr>
                <w:rStyle w:val="Hypertextovprepojenie"/>
                <w:noProof/>
              </w:rPr>
              <w:t>7.1</w:t>
            </w:r>
            <w:r>
              <w:rPr>
                <w:rFonts w:eastAsiaTheme="minorEastAsia" w:cstheme="minorBidi"/>
                <w:b w:val="0"/>
                <w:bCs w:val="0"/>
                <w:noProof/>
                <w:lang w:val="en-GB" w:eastAsia="en-GB"/>
              </w:rPr>
              <w:tab/>
            </w:r>
            <w:r w:rsidRPr="00D51597">
              <w:rPr>
                <w:rStyle w:val="Hypertextovprepojenie"/>
                <w:noProof/>
              </w:rPr>
              <w:t>Logický model</w:t>
            </w:r>
            <w:r>
              <w:rPr>
                <w:noProof/>
                <w:webHidden/>
              </w:rPr>
              <w:tab/>
            </w:r>
            <w:r>
              <w:rPr>
                <w:noProof/>
                <w:webHidden/>
              </w:rPr>
              <w:fldChar w:fldCharType="begin"/>
            </w:r>
            <w:r>
              <w:rPr>
                <w:noProof/>
                <w:webHidden/>
              </w:rPr>
              <w:instrText xml:space="preserve"> PAGEREF _Toc121695282 \h </w:instrText>
            </w:r>
            <w:r>
              <w:rPr>
                <w:noProof/>
                <w:webHidden/>
              </w:rPr>
            </w:r>
            <w:r>
              <w:rPr>
                <w:noProof/>
                <w:webHidden/>
              </w:rPr>
              <w:fldChar w:fldCharType="separate"/>
            </w:r>
            <w:r>
              <w:rPr>
                <w:noProof/>
                <w:webHidden/>
              </w:rPr>
              <w:t>19</w:t>
            </w:r>
            <w:r>
              <w:rPr>
                <w:noProof/>
                <w:webHidden/>
              </w:rPr>
              <w:fldChar w:fldCharType="end"/>
            </w:r>
          </w:hyperlink>
        </w:p>
        <w:p w14:paraId="46341896" w14:textId="1B218718" w:rsidR="0031798A" w:rsidRDefault="0031798A">
          <w:pPr>
            <w:pStyle w:val="Obsah2"/>
            <w:tabs>
              <w:tab w:val="left" w:pos="1680"/>
              <w:tab w:val="right" w:leader="dot" w:pos="9344"/>
            </w:tabs>
            <w:rPr>
              <w:rFonts w:eastAsiaTheme="minorEastAsia" w:cstheme="minorBidi"/>
              <w:b w:val="0"/>
              <w:bCs w:val="0"/>
              <w:noProof/>
              <w:lang w:val="en-GB" w:eastAsia="en-GB"/>
            </w:rPr>
          </w:pPr>
          <w:hyperlink w:anchor="_Toc121695283" w:history="1">
            <w:r w:rsidRPr="00D51597">
              <w:rPr>
                <w:rStyle w:val="Hypertextovprepojenie"/>
                <w:noProof/>
              </w:rPr>
              <w:t>7.2</w:t>
            </w:r>
            <w:r>
              <w:rPr>
                <w:rFonts w:eastAsiaTheme="minorEastAsia" w:cstheme="minorBidi"/>
                <w:b w:val="0"/>
                <w:bCs w:val="0"/>
                <w:noProof/>
                <w:lang w:val="en-GB" w:eastAsia="en-GB"/>
              </w:rPr>
              <w:tab/>
            </w:r>
            <w:r w:rsidRPr="00D51597">
              <w:rPr>
                <w:rStyle w:val="Hypertextovprepojenie"/>
                <w:noProof/>
              </w:rPr>
              <w:t>2D model</w:t>
            </w:r>
            <w:r>
              <w:rPr>
                <w:noProof/>
                <w:webHidden/>
              </w:rPr>
              <w:tab/>
            </w:r>
            <w:r>
              <w:rPr>
                <w:noProof/>
                <w:webHidden/>
              </w:rPr>
              <w:fldChar w:fldCharType="begin"/>
            </w:r>
            <w:r>
              <w:rPr>
                <w:noProof/>
                <w:webHidden/>
              </w:rPr>
              <w:instrText xml:space="preserve"> PAGEREF _Toc121695283 \h </w:instrText>
            </w:r>
            <w:r>
              <w:rPr>
                <w:noProof/>
                <w:webHidden/>
              </w:rPr>
            </w:r>
            <w:r>
              <w:rPr>
                <w:noProof/>
                <w:webHidden/>
              </w:rPr>
              <w:fldChar w:fldCharType="separate"/>
            </w:r>
            <w:r>
              <w:rPr>
                <w:noProof/>
                <w:webHidden/>
              </w:rPr>
              <w:t>21</w:t>
            </w:r>
            <w:r>
              <w:rPr>
                <w:noProof/>
                <w:webHidden/>
              </w:rPr>
              <w:fldChar w:fldCharType="end"/>
            </w:r>
          </w:hyperlink>
        </w:p>
        <w:p w14:paraId="57A01E9D" w14:textId="318E5C33" w:rsidR="0031798A" w:rsidRDefault="0031798A">
          <w:pPr>
            <w:pStyle w:val="Obsah2"/>
            <w:tabs>
              <w:tab w:val="left" w:pos="1680"/>
              <w:tab w:val="right" w:leader="dot" w:pos="9344"/>
            </w:tabs>
            <w:rPr>
              <w:rFonts w:eastAsiaTheme="minorEastAsia" w:cstheme="minorBidi"/>
              <w:b w:val="0"/>
              <w:bCs w:val="0"/>
              <w:noProof/>
              <w:lang w:val="en-GB" w:eastAsia="en-GB"/>
            </w:rPr>
          </w:pPr>
          <w:hyperlink w:anchor="_Toc121695284" w:history="1">
            <w:r w:rsidRPr="00D51597">
              <w:rPr>
                <w:rStyle w:val="Hypertextovprepojenie"/>
                <w:noProof/>
              </w:rPr>
              <w:t>7.3</w:t>
            </w:r>
            <w:r>
              <w:rPr>
                <w:rFonts w:eastAsiaTheme="minorEastAsia" w:cstheme="minorBidi"/>
                <w:b w:val="0"/>
                <w:bCs w:val="0"/>
                <w:noProof/>
                <w:lang w:val="en-GB" w:eastAsia="en-GB"/>
              </w:rPr>
              <w:tab/>
            </w:r>
            <w:r w:rsidRPr="00D51597">
              <w:rPr>
                <w:rStyle w:val="Hypertextovprepojenie"/>
                <w:noProof/>
              </w:rPr>
              <w:t>3D model</w:t>
            </w:r>
            <w:r>
              <w:rPr>
                <w:noProof/>
                <w:webHidden/>
              </w:rPr>
              <w:tab/>
            </w:r>
            <w:r>
              <w:rPr>
                <w:noProof/>
                <w:webHidden/>
              </w:rPr>
              <w:fldChar w:fldCharType="begin"/>
            </w:r>
            <w:r>
              <w:rPr>
                <w:noProof/>
                <w:webHidden/>
              </w:rPr>
              <w:instrText xml:space="preserve"> PAGEREF _Toc121695284 \h </w:instrText>
            </w:r>
            <w:r>
              <w:rPr>
                <w:noProof/>
                <w:webHidden/>
              </w:rPr>
            </w:r>
            <w:r>
              <w:rPr>
                <w:noProof/>
                <w:webHidden/>
              </w:rPr>
              <w:fldChar w:fldCharType="separate"/>
            </w:r>
            <w:r>
              <w:rPr>
                <w:noProof/>
                <w:webHidden/>
              </w:rPr>
              <w:t>21</w:t>
            </w:r>
            <w:r>
              <w:rPr>
                <w:noProof/>
                <w:webHidden/>
              </w:rPr>
              <w:fldChar w:fldCharType="end"/>
            </w:r>
          </w:hyperlink>
        </w:p>
        <w:p w14:paraId="34C34AFF" w14:textId="2AB0C4B7" w:rsidR="0031798A" w:rsidRDefault="0031798A">
          <w:pPr>
            <w:pStyle w:val="Obsah1"/>
            <w:rPr>
              <w:rFonts w:asciiTheme="minorHAnsi" w:eastAsiaTheme="minorEastAsia" w:hAnsiTheme="minorHAnsi" w:cstheme="minorBidi"/>
              <w:b w:val="0"/>
              <w:bCs w:val="0"/>
              <w:sz w:val="22"/>
              <w:szCs w:val="22"/>
              <w:lang w:val="en-GB" w:eastAsia="en-GB"/>
            </w:rPr>
          </w:pPr>
          <w:hyperlink w:anchor="_Toc121695285" w:history="1">
            <w:r w:rsidRPr="00D51597">
              <w:rPr>
                <w:rStyle w:val="Hypertextovprepojenie"/>
              </w:rPr>
              <w:t>8</w:t>
            </w:r>
            <w:r>
              <w:rPr>
                <w:rFonts w:asciiTheme="minorHAnsi" w:eastAsiaTheme="minorEastAsia" w:hAnsiTheme="minorHAnsi" w:cstheme="minorBidi"/>
                <w:b w:val="0"/>
                <w:bCs w:val="0"/>
                <w:sz w:val="22"/>
                <w:szCs w:val="22"/>
                <w:lang w:val="en-GB" w:eastAsia="en-GB"/>
              </w:rPr>
              <w:tab/>
            </w:r>
            <w:r w:rsidRPr="00D51597">
              <w:rPr>
                <w:rStyle w:val="Hypertextovprepojenie"/>
              </w:rPr>
              <w:t>Popis validácie modelu</w:t>
            </w:r>
            <w:r>
              <w:rPr>
                <w:webHidden/>
              </w:rPr>
              <w:tab/>
            </w:r>
            <w:r>
              <w:rPr>
                <w:webHidden/>
              </w:rPr>
              <w:fldChar w:fldCharType="begin"/>
            </w:r>
            <w:r>
              <w:rPr>
                <w:webHidden/>
              </w:rPr>
              <w:instrText xml:space="preserve"> PAGEREF _Toc121695285 \h </w:instrText>
            </w:r>
            <w:r>
              <w:rPr>
                <w:webHidden/>
              </w:rPr>
            </w:r>
            <w:r>
              <w:rPr>
                <w:webHidden/>
              </w:rPr>
              <w:fldChar w:fldCharType="separate"/>
            </w:r>
            <w:r>
              <w:rPr>
                <w:webHidden/>
              </w:rPr>
              <w:t>22</w:t>
            </w:r>
            <w:r>
              <w:rPr>
                <w:webHidden/>
              </w:rPr>
              <w:fldChar w:fldCharType="end"/>
            </w:r>
          </w:hyperlink>
        </w:p>
        <w:p w14:paraId="4320E9EF" w14:textId="2B0228A8" w:rsidR="0031798A" w:rsidRDefault="0031798A">
          <w:pPr>
            <w:pStyle w:val="Obsah2"/>
            <w:tabs>
              <w:tab w:val="left" w:pos="1680"/>
              <w:tab w:val="right" w:leader="dot" w:pos="9344"/>
            </w:tabs>
            <w:rPr>
              <w:rFonts w:eastAsiaTheme="minorEastAsia" w:cstheme="minorBidi"/>
              <w:b w:val="0"/>
              <w:bCs w:val="0"/>
              <w:noProof/>
              <w:lang w:val="en-GB" w:eastAsia="en-GB"/>
            </w:rPr>
          </w:pPr>
          <w:hyperlink w:anchor="_Toc121695286" w:history="1">
            <w:r w:rsidRPr="00D51597">
              <w:rPr>
                <w:rStyle w:val="Hypertextovprepojenie"/>
                <w:noProof/>
              </w:rPr>
              <w:t>8.1</w:t>
            </w:r>
            <w:r>
              <w:rPr>
                <w:rFonts w:eastAsiaTheme="minorEastAsia" w:cstheme="minorBidi"/>
                <w:b w:val="0"/>
                <w:bCs w:val="0"/>
                <w:noProof/>
                <w:lang w:val="en-GB" w:eastAsia="en-GB"/>
              </w:rPr>
              <w:tab/>
            </w:r>
            <w:r w:rsidRPr="00D51597">
              <w:rPr>
                <w:rStyle w:val="Hypertextovprepojenie"/>
                <w:noProof/>
              </w:rPr>
              <w:t>Dĺžky radov</w:t>
            </w:r>
            <w:r>
              <w:rPr>
                <w:noProof/>
                <w:webHidden/>
              </w:rPr>
              <w:tab/>
            </w:r>
            <w:r>
              <w:rPr>
                <w:noProof/>
                <w:webHidden/>
              </w:rPr>
              <w:fldChar w:fldCharType="begin"/>
            </w:r>
            <w:r>
              <w:rPr>
                <w:noProof/>
                <w:webHidden/>
              </w:rPr>
              <w:instrText xml:space="preserve"> PAGEREF _Toc121695286 \h </w:instrText>
            </w:r>
            <w:r>
              <w:rPr>
                <w:noProof/>
                <w:webHidden/>
              </w:rPr>
            </w:r>
            <w:r>
              <w:rPr>
                <w:noProof/>
                <w:webHidden/>
              </w:rPr>
              <w:fldChar w:fldCharType="separate"/>
            </w:r>
            <w:r>
              <w:rPr>
                <w:noProof/>
                <w:webHidden/>
              </w:rPr>
              <w:t>22</w:t>
            </w:r>
            <w:r>
              <w:rPr>
                <w:noProof/>
                <w:webHidden/>
              </w:rPr>
              <w:fldChar w:fldCharType="end"/>
            </w:r>
          </w:hyperlink>
        </w:p>
        <w:p w14:paraId="60BB52BC" w14:textId="3FBE76E9" w:rsidR="0031798A" w:rsidRDefault="0031798A">
          <w:pPr>
            <w:pStyle w:val="Obsah2"/>
            <w:tabs>
              <w:tab w:val="right" w:leader="dot" w:pos="9344"/>
            </w:tabs>
            <w:rPr>
              <w:rFonts w:eastAsiaTheme="minorEastAsia" w:cstheme="minorBidi"/>
              <w:b w:val="0"/>
              <w:bCs w:val="0"/>
              <w:noProof/>
              <w:lang w:val="en-GB" w:eastAsia="en-GB"/>
            </w:rPr>
          </w:pPr>
          <w:hyperlink w:anchor="_Toc121695287" w:history="1">
            <w:r w:rsidRPr="00D51597">
              <w:rPr>
                <w:rStyle w:val="Hypertextovprepojenie"/>
                <w:noProof/>
              </w:rPr>
              <w:t>8.2</w:t>
            </w:r>
            <w:r>
              <w:rPr>
                <w:noProof/>
                <w:webHidden/>
              </w:rPr>
              <w:tab/>
            </w:r>
            <w:r>
              <w:rPr>
                <w:noProof/>
                <w:webHidden/>
              </w:rPr>
              <w:fldChar w:fldCharType="begin"/>
            </w:r>
            <w:r>
              <w:rPr>
                <w:noProof/>
                <w:webHidden/>
              </w:rPr>
              <w:instrText xml:space="preserve"> PAGEREF _Toc121695287 \h </w:instrText>
            </w:r>
            <w:r>
              <w:rPr>
                <w:noProof/>
                <w:webHidden/>
              </w:rPr>
            </w:r>
            <w:r>
              <w:rPr>
                <w:noProof/>
                <w:webHidden/>
              </w:rPr>
              <w:fldChar w:fldCharType="separate"/>
            </w:r>
            <w:r>
              <w:rPr>
                <w:noProof/>
                <w:webHidden/>
              </w:rPr>
              <w:t>23</w:t>
            </w:r>
            <w:r>
              <w:rPr>
                <w:noProof/>
                <w:webHidden/>
              </w:rPr>
              <w:fldChar w:fldCharType="end"/>
            </w:r>
          </w:hyperlink>
        </w:p>
        <w:p w14:paraId="0D61D921" w14:textId="5A28812F" w:rsidR="0031798A" w:rsidRDefault="0031798A">
          <w:pPr>
            <w:pStyle w:val="Obsah2"/>
            <w:tabs>
              <w:tab w:val="left" w:pos="1680"/>
              <w:tab w:val="right" w:leader="dot" w:pos="9344"/>
            </w:tabs>
            <w:rPr>
              <w:rFonts w:eastAsiaTheme="minorEastAsia" w:cstheme="minorBidi"/>
              <w:b w:val="0"/>
              <w:bCs w:val="0"/>
              <w:noProof/>
              <w:lang w:val="en-GB" w:eastAsia="en-GB"/>
            </w:rPr>
          </w:pPr>
          <w:hyperlink w:anchor="_Toc121695288" w:history="1">
            <w:r w:rsidRPr="00D51597">
              <w:rPr>
                <w:rStyle w:val="Hypertextovprepojenie"/>
                <w:noProof/>
              </w:rPr>
              <w:t>8.3</w:t>
            </w:r>
            <w:r>
              <w:rPr>
                <w:rFonts w:eastAsiaTheme="minorEastAsia" w:cstheme="minorBidi"/>
                <w:b w:val="0"/>
                <w:bCs w:val="0"/>
                <w:noProof/>
                <w:lang w:val="en-GB" w:eastAsia="en-GB"/>
              </w:rPr>
              <w:tab/>
            </w:r>
            <w:r w:rsidRPr="00D51597">
              <w:rPr>
                <w:rStyle w:val="Hypertextovprepojenie"/>
                <w:noProof/>
              </w:rPr>
              <w:t>doba čakania v rade</w:t>
            </w:r>
            <w:r>
              <w:rPr>
                <w:noProof/>
                <w:webHidden/>
              </w:rPr>
              <w:tab/>
            </w:r>
            <w:r>
              <w:rPr>
                <w:noProof/>
                <w:webHidden/>
              </w:rPr>
              <w:fldChar w:fldCharType="begin"/>
            </w:r>
            <w:r>
              <w:rPr>
                <w:noProof/>
                <w:webHidden/>
              </w:rPr>
              <w:instrText xml:space="preserve"> PAGEREF _Toc121695288 \h </w:instrText>
            </w:r>
            <w:r>
              <w:rPr>
                <w:noProof/>
                <w:webHidden/>
              </w:rPr>
            </w:r>
            <w:r>
              <w:rPr>
                <w:noProof/>
                <w:webHidden/>
              </w:rPr>
              <w:fldChar w:fldCharType="separate"/>
            </w:r>
            <w:r>
              <w:rPr>
                <w:noProof/>
                <w:webHidden/>
              </w:rPr>
              <w:t>23</w:t>
            </w:r>
            <w:r>
              <w:rPr>
                <w:noProof/>
                <w:webHidden/>
              </w:rPr>
              <w:fldChar w:fldCharType="end"/>
            </w:r>
          </w:hyperlink>
        </w:p>
        <w:p w14:paraId="7DD390DD" w14:textId="73B1D129" w:rsidR="0031798A" w:rsidRDefault="0031798A">
          <w:pPr>
            <w:pStyle w:val="Obsah2"/>
            <w:tabs>
              <w:tab w:val="left" w:pos="1680"/>
              <w:tab w:val="right" w:leader="dot" w:pos="9344"/>
            </w:tabs>
            <w:rPr>
              <w:rFonts w:eastAsiaTheme="minorEastAsia" w:cstheme="minorBidi"/>
              <w:b w:val="0"/>
              <w:bCs w:val="0"/>
              <w:noProof/>
              <w:lang w:val="en-GB" w:eastAsia="en-GB"/>
            </w:rPr>
          </w:pPr>
          <w:hyperlink w:anchor="_Toc121695289" w:history="1">
            <w:r w:rsidRPr="00D51597">
              <w:rPr>
                <w:rStyle w:val="Hypertextovprepojenie"/>
                <w:noProof/>
              </w:rPr>
              <w:t>8.4</w:t>
            </w:r>
            <w:r>
              <w:rPr>
                <w:rFonts w:eastAsiaTheme="minorEastAsia" w:cstheme="minorBidi"/>
                <w:b w:val="0"/>
                <w:bCs w:val="0"/>
                <w:noProof/>
                <w:lang w:val="en-GB" w:eastAsia="en-GB"/>
              </w:rPr>
              <w:tab/>
            </w:r>
            <w:r w:rsidRPr="00D51597">
              <w:rPr>
                <w:rStyle w:val="Hypertextovprepojenie"/>
                <w:noProof/>
              </w:rPr>
              <w:t>Doba obsluhy</w:t>
            </w:r>
            <w:r>
              <w:rPr>
                <w:noProof/>
                <w:webHidden/>
              </w:rPr>
              <w:tab/>
            </w:r>
            <w:r>
              <w:rPr>
                <w:noProof/>
                <w:webHidden/>
              </w:rPr>
              <w:fldChar w:fldCharType="begin"/>
            </w:r>
            <w:r>
              <w:rPr>
                <w:noProof/>
                <w:webHidden/>
              </w:rPr>
              <w:instrText xml:space="preserve"> PAGEREF _Toc121695289 \h </w:instrText>
            </w:r>
            <w:r>
              <w:rPr>
                <w:noProof/>
                <w:webHidden/>
              </w:rPr>
            </w:r>
            <w:r>
              <w:rPr>
                <w:noProof/>
                <w:webHidden/>
              </w:rPr>
              <w:fldChar w:fldCharType="separate"/>
            </w:r>
            <w:r>
              <w:rPr>
                <w:noProof/>
                <w:webHidden/>
              </w:rPr>
              <w:t>23</w:t>
            </w:r>
            <w:r>
              <w:rPr>
                <w:noProof/>
                <w:webHidden/>
              </w:rPr>
              <w:fldChar w:fldCharType="end"/>
            </w:r>
          </w:hyperlink>
        </w:p>
        <w:p w14:paraId="3869723C" w14:textId="3C3DFB7A" w:rsidR="0031798A" w:rsidRDefault="0031798A">
          <w:pPr>
            <w:pStyle w:val="Obsah2"/>
            <w:tabs>
              <w:tab w:val="left" w:pos="1680"/>
              <w:tab w:val="right" w:leader="dot" w:pos="9344"/>
            </w:tabs>
            <w:rPr>
              <w:rFonts w:eastAsiaTheme="minorEastAsia" w:cstheme="minorBidi"/>
              <w:b w:val="0"/>
              <w:bCs w:val="0"/>
              <w:noProof/>
              <w:lang w:val="en-GB" w:eastAsia="en-GB"/>
            </w:rPr>
          </w:pPr>
          <w:hyperlink w:anchor="_Toc121695290" w:history="1">
            <w:r w:rsidRPr="00D51597">
              <w:rPr>
                <w:rStyle w:val="Hypertextovprepojenie"/>
                <w:noProof/>
              </w:rPr>
              <w:t>8.5</w:t>
            </w:r>
            <w:r>
              <w:rPr>
                <w:rFonts w:eastAsiaTheme="minorEastAsia" w:cstheme="minorBidi"/>
                <w:b w:val="0"/>
                <w:bCs w:val="0"/>
                <w:noProof/>
                <w:lang w:val="en-GB" w:eastAsia="en-GB"/>
              </w:rPr>
              <w:tab/>
            </w:r>
            <w:r w:rsidRPr="00D51597">
              <w:rPr>
                <w:rStyle w:val="Hypertextovprepojenie"/>
                <w:noProof/>
              </w:rPr>
              <w:t>celkový čas</w:t>
            </w:r>
            <w:r>
              <w:rPr>
                <w:noProof/>
                <w:webHidden/>
              </w:rPr>
              <w:tab/>
            </w:r>
            <w:r>
              <w:rPr>
                <w:noProof/>
                <w:webHidden/>
              </w:rPr>
              <w:fldChar w:fldCharType="begin"/>
            </w:r>
            <w:r>
              <w:rPr>
                <w:noProof/>
                <w:webHidden/>
              </w:rPr>
              <w:instrText xml:space="preserve"> PAGEREF _Toc121695290 \h </w:instrText>
            </w:r>
            <w:r>
              <w:rPr>
                <w:noProof/>
                <w:webHidden/>
              </w:rPr>
            </w:r>
            <w:r>
              <w:rPr>
                <w:noProof/>
                <w:webHidden/>
              </w:rPr>
              <w:fldChar w:fldCharType="separate"/>
            </w:r>
            <w:r>
              <w:rPr>
                <w:noProof/>
                <w:webHidden/>
              </w:rPr>
              <w:t>23</w:t>
            </w:r>
            <w:r>
              <w:rPr>
                <w:noProof/>
                <w:webHidden/>
              </w:rPr>
              <w:fldChar w:fldCharType="end"/>
            </w:r>
          </w:hyperlink>
        </w:p>
        <w:p w14:paraId="40503CB1" w14:textId="397ECF5C" w:rsidR="0031798A" w:rsidRDefault="0031798A">
          <w:pPr>
            <w:pStyle w:val="Obsah1"/>
            <w:rPr>
              <w:rFonts w:asciiTheme="minorHAnsi" w:eastAsiaTheme="minorEastAsia" w:hAnsiTheme="minorHAnsi" w:cstheme="minorBidi"/>
              <w:b w:val="0"/>
              <w:bCs w:val="0"/>
              <w:sz w:val="22"/>
              <w:szCs w:val="22"/>
              <w:lang w:val="en-GB" w:eastAsia="en-GB"/>
            </w:rPr>
          </w:pPr>
          <w:hyperlink w:anchor="_Toc121695291" w:history="1">
            <w:r w:rsidRPr="00D51597">
              <w:rPr>
                <w:rStyle w:val="Hypertextovprepojenie"/>
              </w:rPr>
              <w:t>9</w:t>
            </w:r>
            <w:r>
              <w:rPr>
                <w:rFonts w:asciiTheme="minorHAnsi" w:eastAsiaTheme="minorEastAsia" w:hAnsiTheme="minorHAnsi" w:cstheme="minorBidi"/>
                <w:b w:val="0"/>
                <w:bCs w:val="0"/>
                <w:sz w:val="22"/>
                <w:szCs w:val="22"/>
                <w:lang w:val="en-GB" w:eastAsia="en-GB"/>
              </w:rPr>
              <w:tab/>
            </w:r>
            <w:r w:rsidRPr="00D51597">
              <w:rPr>
                <w:rStyle w:val="Hypertextovprepojenie"/>
              </w:rPr>
              <w:t>Popis vyhodnocovaných výsledkov</w:t>
            </w:r>
            <w:r>
              <w:rPr>
                <w:webHidden/>
              </w:rPr>
              <w:tab/>
            </w:r>
            <w:r>
              <w:rPr>
                <w:webHidden/>
              </w:rPr>
              <w:fldChar w:fldCharType="begin"/>
            </w:r>
            <w:r>
              <w:rPr>
                <w:webHidden/>
              </w:rPr>
              <w:instrText xml:space="preserve"> PAGEREF _Toc121695291 \h </w:instrText>
            </w:r>
            <w:r>
              <w:rPr>
                <w:webHidden/>
              </w:rPr>
            </w:r>
            <w:r>
              <w:rPr>
                <w:webHidden/>
              </w:rPr>
              <w:fldChar w:fldCharType="separate"/>
            </w:r>
            <w:r>
              <w:rPr>
                <w:webHidden/>
              </w:rPr>
              <w:t>24</w:t>
            </w:r>
            <w:r>
              <w:rPr>
                <w:webHidden/>
              </w:rPr>
              <w:fldChar w:fldCharType="end"/>
            </w:r>
          </w:hyperlink>
        </w:p>
        <w:p w14:paraId="6135246C" w14:textId="0210ADCA" w:rsidR="0031798A" w:rsidRDefault="0031798A">
          <w:pPr>
            <w:pStyle w:val="Obsah1"/>
            <w:rPr>
              <w:rFonts w:asciiTheme="minorHAnsi" w:eastAsiaTheme="minorEastAsia" w:hAnsiTheme="minorHAnsi" w:cstheme="minorBidi"/>
              <w:b w:val="0"/>
              <w:bCs w:val="0"/>
              <w:sz w:val="22"/>
              <w:szCs w:val="22"/>
              <w:lang w:val="en-GB" w:eastAsia="en-GB"/>
            </w:rPr>
          </w:pPr>
          <w:hyperlink w:anchor="_Toc121695292" w:history="1">
            <w:r w:rsidRPr="00D51597">
              <w:rPr>
                <w:rStyle w:val="Hypertextovprepojenie"/>
              </w:rPr>
              <w:t>10</w:t>
            </w:r>
            <w:r>
              <w:rPr>
                <w:rFonts w:asciiTheme="minorHAnsi" w:eastAsiaTheme="minorEastAsia" w:hAnsiTheme="minorHAnsi" w:cstheme="minorBidi"/>
                <w:b w:val="0"/>
                <w:bCs w:val="0"/>
                <w:sz w:val="22"/>
                <w:szCs w:val="22"/>
                <w:lang w:val="en-GB" w:eastAsia="en-GB"/>
              </w:rPr>
              <w:tab/>
            </w:r>
            <w:r w:rsidRPr="00D51597">
              <w:rPr>
                <w:rStyle w:val="Hypertextovprepojenie"/>
              </w:rPr>
              <w:t>Popis experimentov</w:t>
            </w:r>
            <w:r>
              <w:rPr>
                <w:webHidden/>
              </w:rPr>
              <w:tab/>
            </w:r>
            <w:r>
              <w:rPr>
                <w:webHidden/>
              </w:rPr>
              <w:fldChar w:fldCharType="begin"/>
            </w:r>
            <w:r>
              <w:rPr>
                <w:webHidden/>
              </w:rPr>
              <w:instrText xml:space="preserve"> PAGEREF _Toc121695292 \h </w:instrText>
            </w:r>
            <w:r>
              <w:rPr>
                <w:webHidden/>
              </w:rPr>
            </w:r>
            <w:r>
              <w:rPr>
                <w:webHidden/>
              </w:rPr>
              <w:fldChar w:fldCharType="separate"/>
            </w:r>
            <w:r>
              <w:rPr>
                <w:webHidden/>
              </w:rPr>
              <w:t>25</w:t>
            </w:r>
            <w:r>
              <w:rPr>
                <w:webHidden/>
              </w:rPr>
              <w:fldChar w:fldCharType="end"/>
            </w:r>
          </w:hyperlink>
        </w:p>
        <w:p w14:paraId="4EC32012" w14:textId="7B0F8176" w:rsidR="0031798A" w:rsidRDefault="0031798A">
          <w:pPr>
            <w:pStyle w:val="Obsah2"/>
            <w:tabs>
              <w:tab w:val="left" w:pos="1680"/>
              <w:tab w:val="right" w:leader="dot" w:pos="9344"/>
            </w:tabs>
            <w:rPr>
              <w:rFonts w:eastAsiaTheme="minorEastAsia" w:cstheme="minorBidi"/>
              <w:b w:val="0"/>
              <w:bCs w:val="0"/>
              <w:noProof/>
              <w:lang w:val="en-GB" w:eastAsia="en-GB"/>
            </w:rPr>
          </w:pPr>
          <w:hyperlink w:anchor="_Toc121695293" w:history="1">
            <w:r w:rsidRPr="00D51597">
              <w:rPr>
                <w:rStyle w:val="Hypertextovprepojenie"/>
                <w:noProof/>
              </w:rPr>
              <w:t>10.1</w:t>
            </w:r>
            <w:r>
              <w:rPr>
                <w:rFonts w:eastAsiaTheme="minorEastAsia" w:cstheme="minorBidi"/>
                <w:b w:val="0"/>
                <w:bCs w:val="0"/>
                <w:noProof/>
                <w:lang w:val="en-GB" w:eastAsia="en-GB"/>
              </w:rPr>
              <w:tab/>
            </w:r>
            <w:r w:rsidRPr="00D51597">
              <w:rPr>
                <w:rStyle w:val="Hypertextovprepojenie"/>
                <w:noProof/>
              </w:rPr>
              <w:t>pridanie jedného obsluhujúceho pre výdaj špeciálnej stravy</w:t>
            </w:r>
            <w:r>
              <w:rPr>
                <w:noProof/>
                <w:webHidden/>
              </w:rPr>
              <w:tab/>
            </w:r>
            <w:r>
              <w:rPr>
                <w:noProof/>
                <w:webHidden/>
              </w:rPr>
              <w:fldChar w:fldCharType="begin"/>
            </w:r>
            <w:r>
              <w:rPr>
                <w:noProof/>
                <w:webHidden/>
              </w:rPr>
              <w:instrText xml:space="preserve"> PAGEREF _Toc121695293 \h </w:instrText>
            </w:r>
            <w:r>
              <w:rPr>
                <w:noProof/>
                <w:webHidden/>
              </w:rPr>
            </w:r>
            <w:r>
              <w:rPr>
                <w:noProof/>
                <w:webHidden/>
              </w:rPr>
              <w:fldChar w:fldCharType="separate"/>
            </w:r>
            <w:r>
              <w:rPr>
                <w:noProof/>
                <w:webHidden/>
              </w:rPr>
              <w:t>25</w:t>
            </w:r>
            <w:r>
              <w:rPr>
                <w:noProof/>
                <w:webHidden/>
              </w:rPr>
              <w:fldChar w:fldCharType="end"/>
            </w:r>
          </w:hyperlink>
        </w:p>
        <w:p w14:paraId="2EB22E67" w14:textId="13B1506C" w:rsidR="0031798A" w:rsidRDefault="0031798A">
          <w:pPr>
            <w:pStyle w:val="Obsah3"/>
            <w:tabs>
              <w:tab w:val="left" w:pos="1920"/>
              <w:tab w:val="right" w:leader="dot" w:pos="9344"/>
            </w:tabs>
            <w:rPr>
              <w:rFonts w:eastAsiaTheme="minorEastAsia" w:cstheme="minorBidi"/>
              <w:noProof/>
              <w:sz w:val="22"/>
              <w:szCs w:val="22"/>
              <w:lang w:val="en-GB" w:eastAsia="en-GB"/>
            </w:rPr>
          </w:pPr>
          <w:hyperlink w:anchor="_Toc121695294" w:history="1">
            <w:r w:rsidRPr="00D51597">
              <w:rPr>
                <w:rStyle w:val="Hypertextovprepojenie"/>
                <w:noProof/>
              </w:rPr>
              <w:t>10.1.1</w:t>
            </w:r>
            <w:r>
              <w:rPr>
                <w:rFonts w:eastAsiaTheme="minorEastAsia" w:cstheme="minorBidi"/>
                <w:noProof/>
                <w:sz w:val="22"/>
                <w:szCs w:val="22"/>
                <w:lang w:val="en-GB" w:eastAsia="en-GB"/>
              </w:rPr>
              <w:tab/>
            </w:r>
            <w:r w:rsidRPr="00D51597">
              <w:rPr>
                <w:rStyle w:val="Hypertextovprepojenie"/>
                <w:noProof/>
              </w:rPr>
              <w:t>Vyhodnotenie</w:t>
            </w:r>
            <w:r>
              <w:rPr>
                <w:noProof/>
                <w:webHidden/>
              </w:rPr>
              <w:tab/>
            </w:r>
            <w:r>
              <w:rPr>
                <w:noProof/>
                <w:webHidden/>
              </w:rPr>
              <w:fldChar w:fldCharType="begin"/>
            </w:r>
            <w:r>
              <w:rPr>
                <w:noProof/>
                <w:webHidden/>
              </w:rPr>
              <w:instrText xml:space="preserve"> PAGEREF _Toc121695294 \h </w:instrText>
            </w:r>
            <w:r>
              <w:rPr>
                <w:noProof/>
                <w:webHidden/>
              </w:rPr>
            </w:r>
            <w:r>
              <w:rPr>
                <w:noProof/>
                <w:webHidden/>
              </w:rPr>
              <w:fldChar w:fldCharType="separate"/>
            </w:r>
            <w:r>
              <w:rPr>
                <w:noProof/>
                <w:webHidden/>
              </w:rPr>
              <w:t>26</w:t>
            </w:r>
            <w:r>
              <w:rPr>
                <w:noProof/>
                <w:webHidden/>
              </w:rPr>
              <w:fldChar w:fldCharType="end"/>
            </w:r>
          </w:hyperlink>
        </w:p>
        <w:p w14:paraId="04AAF36C" w14:textId="32185A77" w:rsidR="0031798A" w:rsidRDefault="0031798A">
          <w:pPr>
            <w:pStyle w:val="Obsah2"/>
            <w:tabs>
              <w:tab w:val="left" w:pos="1680"/>
              <w:tab w:val="right" w:leader="dot" w:pos="9344"/>
            </w:tabs>
            <w:rPr>
              <w:rFonts w:eastAsiaTheme="minorEastAsia" w:cstheme="minorBidi"/>
              <w:b w:val="0"/>
              <w:bCs w:val="0"/>
              <w:noProof/>
              <w:lang w:val="en-GB" w:eastAsia="en-GB"/>
            </w:rPr>
          </w:pPr>
          <w:hyperlink w:anchor="_Toc121695295" w:history="1">
            <w:r w:rsidRPr="00D51597">
              <w:rPr>
                <w:rStyle w:val="Hypertextovprepojenie"/>
                <w:noProof/>
              </w:rPr>
              <w:t>10.2</w:t>
            </w:r>
            <w:r>
              <w:rPr>
                <w:rFonts w:eastAsiaTheme="minorEastAsia" w:cstheme="minorBidi"/>
                <w:b w:val="0"/>
                <w:bCs w:val="0"/>
                <w:noProof/>
                <w:lang w:val="en-GB" w:eastAsia="en-GB"/>
              </w:rPr>
              <w:tab/>
            </w:r>
            <w:r w:rsidRPr="00D51597">
              <w:rPr>
                <w:rStyle w:val="Hypertextovprepojenie"/>
                <w:noProof/>
              </w:rPr>
              <w:t>pridanie jedného obsluhujúceho pre neobjednaných</w:t>
            </w:r>
            <w:r>
              <w:rPr>
                <w:noProof/>
                <w:webHidden/>
              </w:rPr>
              <w:tab/>
            </w:r>
            <w:r>
              <w:rPr>
                <w:noProof/>
                <w:webHidden/>
              </w:rPr>
              <w:fldChar w:fldCharType="begin"/>
            </w:r>
            <w:r>
              <w:rPr>
                <w:noProof/>
                <w:webHidden/>
              </w:rPr>
              <w:instrText xml:space="preserve"> PAGEREF _Toc121695295 \h </w:instrText>
            </w:r>
            <w:r>
              <w:rPr>
                <w:noProof/>
                <w:webHidden/>
              </w:rPr>
            </w:r>
            <w:r>
              <w:rPr>
                <w:noProof/>
                <w:webHidden/>
              </w:rPr>
              <w:fldChar w:fldCharType="separate"/>
            </w:r>
            <w:r>
              <w:rPr>
                <w:noProof/>
                <w:webHidden/>
              </w:rPr>
              <w:t>26</w:t>
            </w:r>
            <w:r>
              <w:rPr>
                <w:noProof/>
                <w:webHidden/>
              </w:rPr>
              <w:fldChar w:fldCharType="end"/>
            </w:r>
          </w:hyperlink>
        </w:p>
        <w:p w14:paraId="2D492D15" w14:textId="63F36E29" w:rsidR="0031798A" w:rsidRDefault="0031798A">
          <w:pPr>
            <w:pStyle w:val="Obsah3"/>
            <w:tabs>
              <w:tab w:val="left" w:pos="1920"/>
              <w:tab w:val="right" w:leader="dot" w:pos="9344"/>
            </w:tabs>
            <w:rPr>
              <w:rFonts w:eastAsiaTheme="minorEastAsia" w:cstheme="minorBidi"/>
              <w:noProof/>
              <w:sz w:val="22"/>
              <w:szCs w:val="22"/>
              <w:lang w:val="en-GB" w:eastAsia="en-GB"/>
            </w:rPr>
          </w:pPr>
          <w:hyperlink w:anchor="_Toc121695296" w:history="1">
            <w:r w:rsidRPr="00D51597">
              <w:rPr>
                <w:rStyle w:val="Hypertextovprepojenie"/>
                <w:noProof/>
              </w:rPr>
              <w:t>10.2.1</w:t>
            </w:r>
            <w:r>
              <w:rPr>
                <w:rFonts w:eastAsiaTheme="minorEastAsia" w:cstheme="minorBidi"/>
                <w:noProof/>
                <w:sz w:val="22"/>
                <w:szCs w:val="22"/>
                <w:lang w:val="en-GB" w:eastAsia="en-GB"/>
              </w:rPr>
              <w:tab/>
            </w:r>
            <w:r w:rsidRPr="00D51597">
              <w:rPr>
                <w:rStyle w:val="Hypertextovprepojenie"/>
                <w:noProof/>
              </w:rPr>
              <w:t>Vyhodnotenie</w:t>
            </w:r>
            <w:r>
              <w:rPr>
                <w:noProof/>
                <w:webHidden/>
              </w:rPr>
              <w:tab/>
            </w:r>
            <w:r>
              <w:rPr>
                <w:noProof/>
                <w:webHidden/>
              </w:rPr>
              <w:fldChar w:fldCharType="begin"/>
            </w:r>
            <w:r>
              <w:rPr>
                <w:noProof/>
                <w:webHidden/>
              </w:rPr>
              <w:instrText xml:space="preserve"> PAGEREF _Toc121695296 \h </w:instrText>
            </w:r>
            <w:r>
              <w:rPr>
                <w:noProof/>
                <w:webHidden/>
              </w:rPr>
            </w:r>
            <w:r>
              <w:rPr>
                <w:noProof/>
                <w:webHidden/>
              </w:rPr>
              <w:fldChar w:fldCharType="separate"/>
            </w:r>
            <w:r>
              <w:rPr>
                <w:noProof/>
                <w:webHidden/>
              </w:rPr>
              <w:t>27</w:t>
            </w:r>
            <w:r>
              <w:rPr>
                <w:noProof/>
                <w:webHidden/>
              </w:rPr>
              <w:fldChar w:fldCharType="end"/>
            </w:r>
          </w:hyperlink>
        </w:p>
        <w:p w14:paraId="6B5356F8" w14:textId="1F154AC6" w:rsidR="0031798A" w:rsidRDefault="0031798A">
          <w:pPr>
            <w:pStyle w:val="Obsah2"/>
            <w:tabs>
              <w:tab w:val="left" w:pos="1680"/>
              <w:tab w:val="right" w:leader="dot" w:pos="9344"/>
            </w:tabs>
            <w:rPr>
              <w:rFonts w:eastAsiaTheme="minorEastAsia" w:cstheme="minorBidi"/>
              <w:b w:val="0"/>
              <w:bCs w:val="0"/>
              <w:noProof/>
              <w:lang w:val="en-GB" w:eastAsia="en-GB"/>
            </w:rPr>
          </w:pPr>
          <w:hyperlink w:anchor="_Toc121695297" w:history="1">
            <w:r w:rsidRPr="00D51597">
              <w:rPr>
                <w:rStyle w:val="Hypertextovprepojenie"/>
                <w:noProof/>
              </w:rPr>
              <w:t>10.3</w:t>
            </w:r>
            <w:r>
              <w:rPr>
                <w:rFonts w:eastAsiaTheme="minorEastAsia" w:cstheme="minorBidi"/>
                <w:b w:val="0"/>
                <w:bCs w:val="0"/>
                <w:noProof/>
                <w:lang w:val="en-GB" w:eastAsia="en-GB"/>
              </w:rPr>
              <w:tab/>
            </w:r>
            <w:r w:rsidRPr="00D51597">
              <w:rPr>
                <w:rStyle w:val="Hypertextovprepojenie"/>
                <w:noProof/>
              </w:rPr>
              <w:t>pridanie jedného radu s výdajňou</w:t>
            </w:r>
            <w:r>
              <w:rPr>
                <w:noProof/>
                <w:webHidden/>
              </w:rPr>
              <w:tab/>
            </w:r>
            <w:r>
              <w:rPr>
                <w:noProof/>
                <w:webHidden/>
              </w:rPr>
              <w:fldChar w:fldCharType="begin"/>
            </w:r>
            <w:r>
              <w:rPr>
                <w:noProof/>
                <w:webHidden/>
              </w:rPr>
              <w:instrText xml:space="preserve"> PAGEREF _Toc121695297 \h </w:instrText>
            </w:r>
            <w:r>
              <w:rPr>
                <w:noProof/>
                <w:webHidden/>
              </w:rPr>
            </w:r>
            <w:r>
              <w:rPr>
                <w:noProof/>
                <w:webHidden/>
              </w:rPr>
              <w:fldChar w:fldCharType="separate"/>
            </w:r>
            <w:r>
              <w:rPr>
                <w:noProof/>
                <w:webHidden/>
              </w:rPr>
              <w:t>27</w:t>
            </w:r>
            <w:r>
              <w:rPr>
                <w:noProof/>
                <w:webHidden/>
              </w:rPr>
              <w:fldChar w:fldCharType="end"/>
            </w:r>
          </w:hyperlink>
        </w:p>
        <w:p w14:paraId="773C47D9" w14:textId="516C50C4" w:rsidR="0031798A" w:rsidRDefault="0031798A">
          <w:pPr>
            <w:pStyle w:val="Obsah3"/>
            <w:tabs>
              <w:tab w:val="left" w:pos="1920"/>
              <w:tab w:val="right" w:leader="dot" w:pos="9344"/>
            </w:tabs>
            <w:rPr>
              <w:rFonts w:eastAsiaTheme="minorEastAsia" w:cstheme="minorBidi"/>
              <w:noProof/>
              <w:sz w:val="22"/>
              <w:szCs w:val="22"/>
              <w:lang w:val="en-GB" w:eastAsia="en-GB"/>
            </w:rPr>
          </w:pPr>
          <w:hyperlink w:anchor="_Toc121695298" w:history="1">
            <w:r w:rsidRPr="00D51597">
              <w:rPr>
                <w:rStyle w:val="Hypertextovprepojenie"/>
                <w:noProof/>
              </w:rPr>
              <w:t>10.3.1</w:t>
            </w:r>
            <w:r>
              <w:rPr>
                <w:rFonts w:eastAsiaTheme="minorEastAsia" w:cstheme="minorBidi"/>
                <w:noProof/>
                <w:sz w:val="22"/>
                <w:szCs w:val="22"/>
                <w:lang w:val="en-GB" w:eastAsia="en-GB"/>
              </w:rPr>
              <w:tab/>
            </w:r>
            <w:r w:rsidRPr="00D51597">
              <w:rPr>
                <w:rStyle w:val="Hypertextovprepojenie"/>
                <w:noProof/>
              </w:rPr>
              <w:t>Vyhodnotenie</w:t>
            </w:r>
            <w:r>
              <w:rPr>
                <w:noProof/>
                <w:webHidden/>
              </w:rPr>
              <w:tab/>
            </w:r>
            <w:r>
              <w:rPr>
                <w:noProof/>
                <w:webHidden/>
              </w:rPr>
              <w:fldChar w:fldCharType="begin"/>
            </w:r>
            <w:r>
              <w:rPr>
                <w:noProof/>
                <w:webHidden/>
              </w:rPr>
              <w:instrText xml:space="preserve"> PAGEREF _Toc121695298 \h </w:instrText>
            </w:r>
            <w:r>
              <w:rPr>
                <w:noProof/>
                <w:webHidden/>
              </w:rPr>
            </w:r>
            <w:r>
              <w:rPr>
                <w:noProof/>
                <w:webHidden/>
              </w:rPr>
              <w:fldChar w:fldCharType="separate"/>
            </w:r>
            <w:r>
              <w:rPr>
                <w:noProof/>
                <w:webHidden/>
              </w:rPr>
              <w:t>29</w:t>
            </w:r>
            <w:r>
              <w:rPr>
                <w:noProof/>
                <w:webHidden/>
              </w:rPr>
              <w:fldChar w:fldCharType="end"/>
            </w:r>
          </w:hyperlink>
        </w:p>
        <w:p w14:paraId="5E9D556D" w14:textId="3A98A7F3" w:rsidR="0031798A" w:rsidRDefault="0031798A">
          <w:pPr>
            <w:pStyle w:val="Obsah2"/>
            <w:tabs>
              <w:tab w:val="left" w:pos="1680"/>
              <w:tab w:val="right" w:leader="dot" w:pos="9344"/>
            </w:tabs>
            <w:rPr>
              <w:rFonts w:eastAsiaTheme="minorEastAsia" w:cstheme="minorBidi"/>
              <w:b w:val="0"/>
              <w:bCs w:val="0"/>
              <w:noProof/>
              <w:lang w:val="en-GB" w:eastAsia="en-GB"/>
            </w:rPr>
          </w:pPr>
          <w:hyperlink w:anchor="_Toc121695299" w:history="1">
            <w:r w:rsidRPr="00D51597">
              <w:rPr>
                <w:rStyle w:val="Hypertextovprepojenie"/>
                <w:noProof/>
              </w:rPr>
              <w:t>10.4</w:t>
            </w:r>
            <w:r>
              <w:rPr>
                <w:rFonts w:eastAsiaTheme="minorEastAsia" w:cstheme="minorBidi"/>
                <w:b w:val="0"/>
                <w:bCs w:val="0"/>
                <w:noProof/>
                <w:lang w:val="en-GB" w:eastAsia="en-GB"/>
              </w:rPr>
              <w:tab/>
            </w:r>
            <w:r w:rsidRPr="00D51597">
              <w:rPr>
                <w:rStyle w:val="Hypertextovprepojenie"/>
                <w:noProof/>
              </w:rPr>
              <w:t>zistiť maximálny počet návštevníkov zariadenia, tak aby návštevníci čakali maximálne 7 minút</w:t>
            </w:r>
            <w:r>
              <w:rPr>
                <w:noProof/>
                <w:webHidden/>
              </w:rPr>
              <w:tab/>
            </w:r>
            <w:r>
              <w:rPr>
                <w:noProof/>
                <w:webHidden/>
              </w:rPr>
              <w:fldChar w:fldCharType="begin"/>
            </w:r>
            <w:r>
              <w:rPr>
                <w:noProof/>
                <w:webHidden/>
              </w:rPr>
              <w:instrText xml:space="preserve"> PAGEREF _Toc121695299 \h </w:instrText>
            </w:r>
            <w:r>
              <w:rPr>
                <w:noProof/>
                <w:webHidden/>
              </w:rPr>
            </w:r>
            <w:r>
              <w:rPr>
                <w:noProof/>
                <w:webHidden/>
              </w:rPr>
              <w:fldChar w:fldCharType="separate"/>
            </w:r>
            <w:r>
              <w:rPr>
                <w:noProof/>
                <w:webHidden/>
              </w:rPr>
              <w:t>29</w:t>
            </w:r>
            <w:r>
              <w:rPr>
                <w:noProof/>
                <w:webHidden/>
              </w:rPr>
              <w:fldChar w:fldCharType="end"/>
            </w:r>
          </w:hyperlink>
        </w:p>
        <w:p w14:paraId="54E331B4" w14:textId="3EF68FF7" w:rsidR="0031798A" w:rsidRDefault="0031798A">
          <w:pPr>
            <w:pStyle w:val="Obsah3"/>
            <w:tabs>
              <w:tab w:val="left" w:pos="1920"/>
              <w:tab w:val="right" w:leader="dot" w:pos="9344"/>
            </w:tabs>
            <w:rPr>
              <w:rFonts w:eastAsiaTheme="minorEastAsia" w:cstheme="minorBidi"/>
              <w:noProof/>
              <w:sz w:val="22"/>
              <w:szCs w:val="22"/>
              <w:lang w:val="en-GB" w:eastAsia="en-GB"/>
            </w:rPr>
          </w:pPr>
          <w:hyperlink w:anchor="_Toc121695300" w:history="1">
            <w:r w:rsidRPr="00D51597">
              <w:rPr>
                <w:rStyle w:val="Hypertextovprepojenie"/>
                <w:noProof/>
              </w:rPr>
              <w:t>10.4.1</w:t>
            </w:r>
            <w:r>
              <w:rPr>
                <w:rFonts w:eastAsiaTheme="minorEastAsia" w:cstheme="minorBidi"/>
                <w:noProof/>
                <w:sz w:val="22"/>
                <w:szCs w:val="22"/>
                <w:lang w:val="en-GB" w:eastAsia="en-GB"/>
              </w:rPr>
              <w:tab/>
            </w:r>
            <w:r w:rsidRPr="00D51597">
              <w:rPr>
                <w:rStyle w:val="Hypertextovprepojenie"/>
                <w:noProof/>
              </w:rPr>
              <w:t>Vyhodnotenie</w:t>
            </w:r>
            <w:r>
              <w:rPr>
                <w:noProof/>
                <w:webHidden/>
              </w:rPr>
              <w:tab/>
            </w:r>
            <w:r>
              <w:rPr>
                <w:noProof/>
                <w:webHidden/>
              </w:rPr>
              <w:fldChar w:fldCharType="begin"/>
            </w:r>
            <w:r>
              <w:rPr>
                <w:noProof/>
                <w:webHidden/>
              </w:rPr>
              <w:instrText xml:space="preserve"> PAGEREF _Toc121695300 \h </w:instrText>
            </w:r>
            <w:r>
              <w:rPr>
                <w:noProof/>
                <w:webHidden/>
              </w:rPr>
            </w:r>
            <w:r>
              <w:rPr>
                <w:noProof/>
                <w:webHidden/>
              </w:rPr>
              <w:fldChar w:fldCharType="separate"/>
            </w:r>
            <w:r>
              <w:rPr>
                <w:noProof/>
                <w:webHidden/>
              </w:rPr>
              <w:t>29</w:t>
            </w:r>
            <w:r>
              <w:rPr>
                <w:noProof/>
                <w:webHidden/>
              </w:rPr>
              <w:fldChar w:fldCharType="end"/>
            </w:r>
          </w:hyperlink>
        </w:p>
        <w:p w14:paraId="2AF6B0F1" w14:textId="7E12EE6F" w:rsidR="0031798A" w:rsidRDefault="0031798A">
          <w:pPr>
            <w:pStyle w:val="Obsah2"/>
            <w:tabs>
              <w:tab w:val="left" w:pos="1680"/>
              <w:tab w:val="right" w:leader="dot" w:pos="9344"/>
            </w:tabs>
            <w:rPr>
              <w:rFonts w:eastAsiaTheme="minorEastAsia" w:cstheme="minorBidi"/>
              <w:b w:val="0"/>
              <w:bCs w:val="0"/>
              <w:noProof/>
              <w:lang w:val="en-GB" w:eastAsia="en-GB"/>
            </w:rPr>
          </w:pPr>
          <w:hyperlink w:anchor="_Toc121695301" w:history="1">
            <w:r w:rsidRPr="00D51597">
              <w:rPr>
                <w:rStyle w:val="Hypertextovprepojenie"/>
                <w:noProof/>
              </w:rPr>
              <w:t>10.5</w:t>
            </w:r>
            <w:r>
              <w:rPr>
                <w:rFonts w:eastAsiaTheme="minorEastAsia" w:cstheme="minorBidi"/>
                <w:b w:val="0"/>
                <w:bCs w:val="0"/>
                <w:noProof/>
                <w:lang w:val="en-GB" w:eastAsia="en-GB"/>
              </w:rPr>
              <w:tab/>
            </w:r>
            <w:r w:rsidRPr="00D51597">
              <w:rPr>
                <w:rStyle w:val="Hypertextovprepojenie"/>
                <w:noProof/>
              </w:rPr>
              <w:t>Minimalizovať maximálnu čakaciu dobu pri rovnomernom rozmiestnení stravníkov vo všetkých radoch</w:t>
            </w:r>
            <w:r>
              <w:rPr>
                <w:noProof/>
                <w:webHidden/>
              </w:rPr>
              <w:tab/>
            </w:r>
            <w:r>
              <w:rPr>
                <w:noProof/>
                <w:webHidden/>
              </w:rPr>
              <w:fldChar w:fldCharType="begin"/>
            </w:r>
            <w:r>
              <w:rPr>
                <w:noProof/>
                <w:webHidden/>
              </w:rPr>
              <w:instrText xml:space="preserve"> PAGEREF _Toc121695301 \h </w:instrText>
            </w:r>
            <w:r>
              <w:rPr>
                <w:noProof/>
                <w:webHidden/>
              </w:rPr>
            </w:r>
            <w:r>
              <w:rPr>
                <w:noProof/>
                <w:webHidden/>
              </w:rPr>
              <w:fldChar w:fldCharType="separate"/>
            </w:r>
            <w:r>
              <w:rPr>
                <w:noProof/>
                <w:webHidden/>
              </w:rPr>
              <w:t>29</w:t>
            </w:r>
            <w:r>
              <w:rPr>
                <w:noProof/>
                <w:webHidden/>
              </w:rPr>
              <w:fldChar w:fldCharType="end"/>
            </w:r>
          </w:hyperlink>
        </w:p>
        <w:p w14:paraId="54EECC44" w14:textId="4DDB0434" w:rsidR="0031798A" w:rsidRDefault="0031798A">
          <w:pPr>
            <w:pStyle w:val="Obsah3"/>
            <w:tabs>
              <w:tab w:val="left" w:pos="1920"/>
              <w:tab w:val="right" w:leader="dot" w:pos="9344"/>
            </w:tabs>
            <w:rPr>
              <w:rFonts w:eastAsiaTheme="minorEastAsia" w:cstheme="minorBidi"/>
              <w:noProof/>
              <w:sz w:val="22"/>
              <w:szCs w:val="22"/>
              <w:lang w:val="en-GB" w:eastAsia="en-GB"/>
            </w:rPr>
          </w:pPr>
          <w:hyperlink w:anchor="_Toc121695302" w:history="1">
            <w:r w:rsidRPr="00D51597">
              <w:rPr>
                <w:rStyle w:val="Hypertextovprepojenie"/>
                <w:noProof/>
              </w:rPr>
              <w:t>10.5.1</w:t>
            </w:r>
            <w:r>
              <w:rPr>
                <w:rFonts w:eastAsiaTheme="minorEastAsia" w:cstheme="minorBidi"/>
                <w:noProof/>
                <w:sz w:val="22"/>
                <w:szCs w:val="22"/>
                <w:lang w:val="en-GB" w:eastAsia="en-GB"/>
              </w:rPr>
              <w:tab/>
            </w:r>
            <w:r w:rsidRPr="00D51597">
              <w:rPr>
                <w:rStyle w:val="Hypertextovprepojenie"/>
                <w:noProof/>
              </w:rPr>
              <w:t>Vyhodnotenie</w:t>
            </w:r>
            <w:r>
              <w:rPr>
                <w:noProof/>
                <w:webHidden/>
              </w:rPr>
              <w:tab/>
            </w:r>
            <w:r>
              <w:rPr>
                <w:noProof/>
                <w:webHidden/>
              </w:rPr>
              <w:fldChar w:fldCharType="begin"/>
            </w:r>
            <w:r>
              <w:rPr>
                <w:noProof/>
                <w:webHidden/>
              </w:rPr>
              <w:instrText xml:space="preserve"> PAGEREF _Toc121695302 \h </w:instrText>
            </w:r>
            <w:r>
              <w:rPr>
                <w:noProof/>
                <w:webHidden/>
              </w:rPr>
            </w:r>
            <w:r>
              <w:rPr>
                <w:noProof/>
                <w:webHidden/>
              </w:rPr>
              <w:fldChar w:fldCharType="separate"/>
            </w:r>
            <w:r>
              <w:rPr>
                <w:noProof/>
                <w:webHidden/>
              </w:rPr>
              <w:t>30</w:t>
            </w:r>
            <w:r>
              <w:rPr>
                <w:noProof/>
                <w:webHidden/>
              </w:rPr>
              <w:fldChar w:fldCharType="end"/>
            </w:r>
          </w:hyperlink>
        </w:p>
        <w:p w14:paraId="681F27D0" w14:textId="42ECE141" w:rsidR="0031798A" w:rsidRDefault="0031798A">
          <w:pPr>
            <w:pStyle w:val="Obsah1"/>
            <w:rPr>
              <w:rFonts w:asciiTheme="minorHAnsi" w:eastAsiaTheme="minorEastAsia" w:hAnsiTheme="minorHAnsi" w:cstheme="minorBidi"/>
              <w:b w:val="0"/>
              <w:bCs w:val="0"/>
              <w:sz w:val="22"/>
              <w:szCs w:val="22"/>
              <w:lang w:val="en-GB" w:eastAsia="en-GB"/>
            </w:rPr>
          </w:pPr>
          <w:hyperlink w:anchor="_Toc121695303" w:history="1">
            <w:r w:rsidRPr="00D51597">
              <w:rPr>
                <w:rStyle w:val="Hypertextovprepojenie"/>
              </w:rPr>
              <w:t>11</w:t>
            </w:r>
            <w:r>
              <w:rPr>
                <w:rFonts w:asciiTheme="minorHAnsi" w:eastAsiaTheme="minorEastAsia" w:hAnsiTheme="minorHAnsi" w:cstheme="minorBidi"/>
                <w:b w:val="0"/>
                <w:bCs w:val="0"/>
                <w:sz w:val="22"/>
                <w:szCs w:val="22"/>
                <w:lang w:val="en-GB" w:eastAsia="en-GB"/>
              </w:rPr>
              <w:tab/>
            </w:r>
            <w:r w:rsidRPr="00D51597">
              <w:rPr>
                <w:rStyle w:val="Hypertextovprepojenie"/>
              </w:rPr>
              <w:t>odporúčania</w:t>
            </w:r>
            <w:r>
              <w:rPr>
                <w:webHidden/>
              </w:rPr>
              <w:tab/>
            </w:r>
            <w:r>
              <w:rPr>
                <w:webHidden/>
              </w:rPr>
              <w:fldChar w:fldCharType="begin"/>
            </w:r>
            <w:r>
              <w:rPr>
                <w:webHidden/>
              </w:rPr>
              <w:instrText xml:space="preserve"> PAGEREF _Toc121695303 \h </w:instrText>
            </w:r>
            <w:r>
              <w:rPr>
                <w:webHidden/>
              </w:rPr>
            </w:r>
            <w:r>
              <w:rPr>
                <w:webHidden/>
              </w:rPr>
              <w:fldChar w:fldCharType="separate"/>
            </w:r>
            <w:r>
              <w:rPr>
                <w:webHidden/>
              </w:rPr>
              <w:t>31</w:t>
            </w:r>
            <w:r>
              <w:rPr>
                <w:webHidden/>
              </w:rPr>
              <w:fldChar w:fldCharType="end"/>
            </w:r>
          </w:hyperlink>
        </w:p>
        <w:p w14:paraId="0E4751F9" w14:textId="7877227D" w:rsidR="0031798A" w:rsidRDefault="0031798A">
          <w:pPr>
            <w:pStyle w:val="Obsah1"/>
            <w:rPr>
              <w:rFonts w:asciiTheme="minorHAnsi" w:eastAsiaTheme="minorEastAsia" w:hAnsiTheme="minorHAnsi" w:cstheme="minorBidi"/>
              <w:b w:val="0"/>
              <w:bCs w:val="0"/>
              <w:sz w:val="22"/>
              <w:szCs w:val="22"/>
              <w:lang w:val="en-GB" w:eastAsia="en-GB"/>
            </w:rPr>
          </w:pPr>
          <w:hyperlink w:anchor="_Toc121695304" w:history="1">
            <w:r w:rsidRPr="00D51597">
              <w:rPr>
                <w:rStyle w:val="Hypertextovprepojenie"/>
              </w:rPr>
              <w:t>ZÁVER</w:t>
            </w:r>
            <w:r>
              <w:rPr>
                <w:webHidden/>
              </w:rPr>
              <w:tab/>
            </w:r>
            <w:r>
              <w:rPr>
                <w:webHidden/>
              </w:rPr>
              <w:fldChar w:fldCharType="begin"/>
            </w:r>
            <w:r>
              <w:rPr>
                <w:webHidden/>
              </w:rPr>
              <w:instrText xml:space="preserve"> PAGEREF _Toc121695304 \h </w:instrText>
            </w:r>
            <w:r>
              <w:rPr>
                <w:webHidden/>
              </w:rPr>
            </w:r>
            <w:r>
              <w:rPr>
                <w:webHidden/>
              </w:rPr>
              <w:fldChar w:fldCharType="separate"/>
            </w:r>
            <w:r>
              <w:rPr>
                <w:webHidden/>
              </w:rPr>
              <w:t>32</w:t>
            </w:r>
            <w:r>
              <w:rPr>
                <w:webHidden/>
              </w:rPr>
              <w:fldChar w:fldCharType="end"/>
            </w:r>
          </w:hyperlink>
        </w:p>
        <w:p w14:paraId="3C97E489" w14:textId="61207726" w:rsidR="001019A9" w:rsidRDefault="00946E09" w:rsidP="00FC7E7C">
          <w:pPr>
            <w:tabs>
              <w:tab w:val="right" w:pos="9072"/>
            </w:tabs>
            <w:spacing w:line="276" w:lineRule="auto"/>
            <w:ind w:firstLine="0"/>
            <w:rPr>
              <w:rFonts w:cs="Times New Roman"/>
              <w:b/>
              <w:bCs/>
              <w:szCs w:val="24"/>
            </w:rPr>
            <w:sectPr w:rsidR="001019A9" w:rsidSect="00D876A0">
              <w:headerReference w:type="default" r:id="rId12"/>
              <w:footerReference w:type="even" r:id="rId13"/>
              <w:footerReference w:type="default" r:id="rId14"/>
              <w:headerReference w:type="first" r:id="rId15"/>
              <w:footerReference w:type="first" r:id="rId16"/>
              <w:pgSz w:w="11906" w:h="16838"/>
              <w:pgMar w:top="1418" w:right="1134" w:bottom="1418" w:left="1418" w:header="709" w:footer="709" w:gutter="0"/>
              <w:cols w:space="708"/>
              <w:docGrid w:linePitch="360"/>
            </w:sectPr>
          </w:pPr>
          <w:r w:rsidRPr="00415742">
            <w:rPr>
              <w:rFonts w:cs="Times New Roman"/>
              <w:b/>
              <w:bCs/>
              <w:szCs w:val="24"/>
            </w:rPr>
            <w:fldChar w:fldCharType="end"/>
          </w:r>
        </w:p>
      </w:sdtContent>
    </w:sdt>
    <w:p w14:paraId="654E60C8" w14:textId="696E5081" w:rsidR="00C102FA" w:rsidRDefault="0072103B" w:rsidP="00FC7E7C">
      <w:pPr>
        <w:pStyle w:val="Nadpis1"/>
        <w:numPr>
          <w:ilvl w:val="0"/>
          <w:numId w:val="0"/>
        </w:numPr>
        <w:spacing w:line="276" w:lineRule="auto"/>
      </w:pPr>
      <w:bookmarkStart w:id="0" w:name="_Toc121695259"/>
      <w:r>
        <w:lastRenderedPageBreak/>
        <w:t>úvod</w:t>
      </w:r>
      <w:bookmarkEnd w:id="0"/>
    </w:p>
    <w:p w14:paraId="0315C768" w14:textId="1C9443EF" w:rsidR="00DF1849" w:rsidRDefault="003760D3" w:rsidP="009D5AAE">
      <w:r>
        <w:t xml:space="preserve">Stravovacie zariadenie </w:t>
      </w:r>
      <w:r w:rsidR="005E2C87">
        <w:t>Žilinskej univerzity v</w:t>
      </w:r>
      <w:r w:rsidR="00624778">
        <w:t> </w:t>
      </w:r>
      <w:r w:rsidR="005E2C87">
        <w:t>Žiline</w:t>
      </w:r>
      <w:r w:rsidR="00624778">
        <w:t xml:space="preserve"> Nová menza </w:t>
      </w:r>
      <w:r w:rsidR="005E2C87">
        <w:t>je</w:t>
      </w:r>
      <w:r w:rsidR="00441E19">
        <w:t xml:space="preserve"> študentská</w:t>
      </w:r>
      <w:r w:rsidR="005E2C87">
        <w:t xml:space="preserve"> </w:t>
      </w:r>
      <w:r w:rsidR="007179DF">
        <w:t>jedáleň</w:t>
      </w:r>
      <w:r w:rsidR="00441E19">
        <w:t xml:space="preserve">, ktorú sme si vybrali ako predmet </w:t>
      </w:r>
      <w:r w:rsidR="002C7B3F">
        <w:t xml:space="preserve">našej </w:t>
      </w:r>
      <w:r w:rsidR="005C4320">
        <w:t xml:space="preserve">simulačnej štúdie. </w:t>
      </w:r>
      <w:r w:rsidR="00DF1849">
        <w:t>Zariadeni</w:t>
      </w:r>
      <w:r w:rsidR="00996845">
        <w:t>e</w:t>
      </w:r>
      <w:r w:rsidR="00DF1849">
        <w:t xml:space="preserve"> má isté nemenn</w:t>
      </w:r>
      <w:r w:rsidR="00996845">
        <w:t>é</w:t>
      </w:r>
      <w:r w:rsidR="00DF1849">
        <w:t xml:space="preserve"> vlastnosti a </w:t>
      </w:r>
      <w:r w:rsidR="00D2450C">
        <w:t xml:space="preserve">prebieha </w:t>
      </w:r>
      <w:r w:rsidR="00996845">
        <w:t>v ňom</w:t>
      </w:r>
      <w:r w:rsidR="00DF1849">
        <w:t xml:space="preserve"> </w:t>
      </w:r>
      <w:r w:rsidR="00D2450C">
        <w:t xml:space="preserve">naraz viacero procesov, ktoré je možné </w:t>
      </w:r>
      <w:r w:rsidR="006C471C">
        <w:t xml:space="preserve">konkrétne definovať. </w:t>
      </w:r>
      <w:r w:rsidR="00436033">
        <w:t xml:space="preserve"> </w:t>
      </w:r>
    </w:p>
    <w:p w14:paraId="5258D3CE" w14:textId="724D5356" w:rsidR="00260BA0" w:rsidRDefault="00354822" w:rsidP="00951A6C">
      <w:r>
        <w:t>Nachádzajú sa tam presne 3 typy výdajných pultov</w:t>
      </w:r>
      <w:r w:rsidR="00974227">
        <w:t>.</w:t>
      </w:r>
      <w:r w:rsidR="009F6642">
        <w:t xml:space="preserve"> </w:t>
      </w:r>
      <w:r w:rsidR="00974227">
        <w:t>V</w:t>
      </w:r>
      <w:r w:rsidR="009F6642">
        <w:t xml:space="preserve">ýdajný pult pre stravníkov, ktorí si objednali stravu predom, výdajný pult pre stravníkov, ktorý si neobjednali stravu </w:t>
      </w:r>
      <w:r w:rsidR="00112735">
        <w:t xml:space="preserve">predom </w:t>
      </w:r>
      <w:r w:rsidR="009F6642">
        <w:t>a posledný je pult s</w:t>
      </w:r>
      <w:r w:rsidR="0043672B">
        <w:t xml:space="preserve">o špeciálnym jedlom. </w:t>
      </w:r>
      <w:r w:rsidR="00EA1724">
        <w:t xml:space="preserve">Dohromady sa v menze vydáva 6 typov obedov a jeden typ polievky. </w:t>
      </w:r>
      <w:r w:rsidR="002F14B4">
        <w:t>Obedy vydáva</w:t>
      </w:r>
      <w:r w:rsidR="00A51ECB">
        <w:t>jú</w:t>
      </w:r>
      <w:r w:rsidR="002F14B4">
        <w:t xml:space="preserve"> pri </w:t>
      </w:r>
      <w:r w:rsidR="00FD7C74">
        <w:t>jednotliv</w:t>
      </w:r>
      <w:r w:rsidR="00566C7E">
        <w:t>ých</w:t>
      </w:r>
      <w:r w:rsidR="00FD7C74">
        <w:t xml:space="preserve"> </w:t>
      </w:r>
      <w:r w:rsidR="002F14B4">
        <w:t>výdajn</w:t>
      </w:r>
      <w:r w:rsidR="00566C7E">
        <w:t>ých</w:t>
      </w:r>
      <w:r w:rsidR="002F14B4">
        <w:t xml:space="preserve"> pul</w:t>
      </w:r>
      <w:r w:rsidR="00566C7E">
        <w:t>toch</w:t>
      </w:r>
      <w:r w:rsidR="002F14B4">
        <w:t xml:space="preserve"> 1-</w:t>
      </w:r>
      <w:r w:rsidR="00FD7C74">
        <w:t>3</w:t>
      </w:r>
      <w:r w:rsidR="002F14B4">
        <w:t xml:space="preserve"> kuchárky, podľa po</w:t>
      </w:r>
      <w:r w:rsidR="00E00DEF">
        <w:t>č</w:t>
      </w:r>
      <w:r w:rsidR="002F14B4">
        <w:t xml:space="preserve">tu ľudí čakajúcich v rade. </w:t>
      </w:r>
      <w:r w:rsidR="00EB0BDF">
        <w:t>Pri za</w:t>
      </w:r>
      <w:r w:rsidR="004D5B99">
        <w:t xml:space="preserve">nesení použitého riadu </w:t>
      </w:r>
      <w:r w:rsidR="00C44A95">
        <w:t xml:space="preserve">stoja stravníci v jednom rade a čakajú na </w:t>
      </w:r>
      <w:r w:rsidR="00260BA0">
        <w:t xml:space="preserve">jeden odkladací pás. </w:t>
      </w:r>
    </w:p>
    <w:p w14:paraId="576181F4" w14:textId="38316D37" w:rsidR="009D052A" w:rsidRDefault="0037380E" w:rsidP="009D5AAE">
      <w:r>
        <w:t>Návštevník sa po vstúpení do stravovacieho zariadenia postaví do príslušn</w:t>
      </w:r>
      <w:r w:rsidR="0026354F">
        <w:t>ého</w:t>
      </w:r>
      <w:r>
        <w:t xml:space="preserve"> rad</w:t>
      </w:r>
      <w:r w:rsidR="00754AF0">
        <w:t>u</w:t>
      </w:r>
      <w:r>
        <w:t>, podľa toho ak</w:t>
      </w:r>
      <w:r w:rsidR="00BC2998">
        <w:t>ý</w:t>
      </w:r>
      <w:r>
        <w:t xml:space="preserve"> obed chce. Po počkaní v rade je obslúžený a pokračuje ďalej, alebo sa postaví do rad</w:t>
      </w:r>
      <w:r w:rsidR="00BC2998">
        <w:t>u</w:t>
      </w:r>
      <w:r>
        <w:t xml:space="preserve"> na polievku. </w:t>
      </w:r>
      <w:r w:rsidR="00630968">
        <w:t>Následne si návštevník sadne za stôl a</w:t>
      </w:r>
      <w:r w:rsidR="001374B9">
        <w:t xml:space="preserve"> obeduje. Po zjedení </w:t>
      </w:r>
      <w:r w:rsidR="009D052A">
        <w:t xml:space="preserve">sa postaví do radu na odloženie použitého riadu, odloží riad a opustí stravovacie zariadenie. </w:t>
      </w:r>
    </w:p>
    <w:p w14:paraId="225F60D3" w14:textId="0D2D6B36" w:rsidR="00DF1849" w:rsidRDefault="004A101E" w:rsidP="00951A6C">
      <w:r>
        <w:t>V zariadení sa stravujú stovky študentov denne</w:t>
      </w:r>
      <w:r w:rsidR="00037E32">
        <w:t xml:space="preserve">. </w:t>
      </w:r>
      <w:r w:rsidR="003648EE">
        <w:t>Na vytvorenie simulačnej štúdie sme vytvorili systém.</w:t>
      </w:r>
      <w:r w:rsidR="00037E32">
        <w:t xml:space="preserve"> S</w:t>
      </w:r>
      <w:r w:rsidR="004425CB">
        <w:t>ystém</w:t>
      </w:r>
      <w:r w:rsidR="00037E32">
        <w:t xml:space="preserve"> je</w:t>
      </w:r>
      <w:r w:rsidR="0066196F">
        <w:t xml:space="preserve"> </w:t>
      </w:r>
      <w:r w:rsidR="00E6678C">
        <w:t>vytvorený abstrakciou reálneho zariadenia</w:t>
      </w:r>
      <w:r w:rsidR="003648EE">
        <w:t xml:space="preserve"> a</w:t>
      </w:r>
      <w:r w:rsidR="0066196F">
        <w:t xml:space="preserve"> vďaka svojej koherentnosti</w:t>
      </w:r>
      <w:r w:rsidR="00E6678C">
        <w:t xml:space="preserve"> umožňuje jednoducho vykonať rôznorodé experimenty.</w:t>
      </w:r>
      <w:r w:rsidR="00EE27A4">
        <w:t xml:space="preserve"> </w:t>
      </w:r>
      <w:r w:rsidR="0066196F">
        <w:t>J</w:t>
      </w:r>
      <w:r w:rsidR="00EE27A4">
        <w:t>ednoduch</w:t>
      </w:r>
      <w:r w:rsidR="0066196F">
        <w:t>á</w:t>
      </w:r>
      <w:r w:rsidR="00EE27A4">
        <w:t xml:space="preserve"> identifikáci</w:t>
      </w:r>
      <w:r w:rsidR="0066196F">
        <w:t>a</w:t>
      </w:r>
      <w:r w:rsidR="00EE27A4">
        <w:t xml:space="preserve"> jednotlivých vlastností a</w:t>
      </w:r>
      <w:r w:rsidR="003E4EEB">
        <w:t> </w:t>
      </w:r>
      <w:r w:rsidR="00EE27A4">
        <w:t>p</w:t>
      </w:r>
      <w:r w:rsidR="003E4EEB">
        <w:t xml:space="preserve">rocesov </w:t>
      </w:r>
      <w:r w:rsidR="0066196F">
        <w:t>viedla k vytvoreniu</w:t>
      </w:r>
      <w:r w:rsidR="006A1FFF">
        <w:t xml:space="preserve"> systém</w:t>
      </w:r>
      <w:r w:rsidR="0066196F">
        <w:t>u</w:t>
      </w:r>
      <w:r w:rsidR="006A1FFF">
        <w:t xml:space="preserve">, ktorý naozaj reflektuje skutočnosť </w:t>
      </w:r>
      <w:r w:rsidR="009115C7">
        <w:t>a</w:t>
      </w:r>
      <w:r w:rsidR="000D2B0A">
        <w:t> umožňuje nám</w:t>
      </w:r>
      <w:r w:rsidR="00F15F43">
        <w:t xml:space="preserve"> </w:t>
      </w:r>
      <w:r w:rsidR="000D2B0A">
        <w:t xml:space="preserve"> </w:t>
      </w:r>
      <w:r w:rsidR="00F15F43">
        <w:t xml:space="preserve">vyhodnotiť </w:t>
      </w:r>
      <w:r w:rsidR="003648EE">
        <w:t>nav</w:t>
      </w:r>
      <w:r w:rsidR="00C05B84">
        <w:t>rhnuté</w:t>
      </w:r>
      <w:r w:rsidR="00F15F43">
        <w:t xml:space="preserve"> experimenty.</w:t>
      </w:r>
      <w:r w:rsidR="006D752D">
        <w:t xml:space="preserve"> </w:t>
      </w:r>
    </w:p>
    <w:p w14:paraId="44EC2020" w14:textId="4DF8D9C1" w:rsidR="00C05B84" w:rsidRDefault="00C05B84" w:rsidP="00951A6C">
      <w:r>
        <w:t xml:space="preserve">Výsledkom práce je </w:t>
      </w:r>
      <w:r w:rsidR="006C4368">
        <w:t>dosiahnutie cieľov</w:t>
      </w:r>
      <w:r w:rsidR="000C43C8">
        <w:t xml:space="preserve"> modelu</w:t>
      </w:r>
      <w:r w:rsidR="00A7547E">
        <w:t>, čo zahŕňa vytvorenie systému, zbieranie dát, analýzu dát, validáciu a verifikáciu dát, navrhnutie experimentov, vykonanie experimentov</w:t>
      </w:r>
      <w:r w:rsidR="002B24EA">
        <w:t>, vyhodnotenie experimentov a</w:t>
      </w:r>
      <w:r w:rsidR="00354464">
        <w:t> vydanie odporúčaní fiktívnemu zadávateľovi</w:t>
      </w:r>
      <w:r w:rsidR="00953AFC">
        <w:t>,</w:t>
      </w:r>
      <w:r w:rsidR="00354464">
        <w:t xml:space="preserve"> stravovaciemu zariadeniu Nová menza.</w:t>
      </w:r>
    </w:p>
    <w:p w14:paraId="25E4E771" w14:textId="0EB07C4B" w:rsidR="00FC7E7C" w:rsidRDefault="00926258" w:rsidP="00FC7E7C">
      <w:pPr>
        <w:spacing w:line="276" w:lineRule="auto"/>
      </w:pPr>
      <w:r>
        <w:tab/>
      </w:r>
    </w:p>
    <w:p w14:paraId="71DEAC21" w14:textId="208CFC8A" w:rsidR="008E23BB" w:rsidRDefault="008E23BB" w:rsidP="00BE2256">
      <w:pPr>
        <w:spacing w:line="276" w:lineRule="auto"/>
        <w:rPr>
          <w:rFonts w:eastAsiaTheme="majorEastAsia" w:cstheme="majorBidi"/>
          <w:b/>
          <w:caps/>
          <w:sz w:val="28"/>
          <w:szCs w:val="32"/>
        </w:rPr>
      </w:pPr>
      <w:r>
        <w:br w:type="page"/>
      </w:r>
    </w:p>
    <w:p w14:paraId="6D9912C9" w14:textId="203115D2" w:rsidR="006A71E1" w:rsidRDefault="0072103B" w:rsidP="00FC7E7C">
      <w:pPr>
        <w:pStyle w:val="Nadpis1"/>
        <w:spacing w:after="240" w:line="276" w:lineRule="auto"/>
      </w:pPr>
      <w:bookmarkStart w:id="1" w:name="_Toc121695260"/>
      <w:r>
        <w:lastRenderedPageBreak/>
        <w:t xml:space="preserve">Popis </w:t>
      </w:r>
      <w:r w:rsidR="00D95686">
        <w:t xml:space="preserve">a analýza </w:t>
      </w:r>
      <w:r>
        <w:t>modelovaného systému</w:t>
      </w:r>
      <w:bookmarkEnd w:id="1"/>
    </w:p>
    <w:p w14:paraId="5A158C98" w14:textId="41C83259" w:rsidR="006A71E1" w:rsidRDefault="001554B4" w:rsidP="00951A6C">
      <w:r>
        <w:t xml:space="preserve">Modelovaný systém je abstrakciou reálneho </w:t>
      </w:r>
      <w:r w:rsidR="00335218">
        <w:t>stravovacieho zariadenia</w:t>
      </w:r>
      <w:r w:rsidR="00A63D6B">
        <w:t xml:space="preserve"> Žilinskej univerzity-</w:t>
      </w:r>
      <w:r w:rsidR="00335218">
        <w:t xml:space="preserve"> „Nová menza“</w:t>
      </w:r>
      <w:r w:rsidR="00A63D6B">
        <w:t xml:space="preserve">. </w:t>
      </w:r>
      <w:r w:rsidR="008D647D">
        <w:t xml:space="preserve">Vymedzený systém bude </w:t>
      </w:r>
      <w:r w:rsidR="00B7632D">
        <w:t xml:space="preserve">obsahovať nasledujúce </w:t>
      </w:r>
      <w:r w:rsidR="001B3437">
        <w:t>funkcionality a vlastnosti:</w:t>
      </w:r>
    </w:p>
    <w:p w14:paraId="363E6732" w14:textId="7293F5B3" w:rsidR="0072103B" w:rsidRDefault="0072103B" w:rsidP="00951A6C">
      <w:r w:rsidRPr="007C758C">
        <w:t xml:space="preserve">Študent sa postaví do jedného z troch radov na výdaj stravy. Prvý rad je rad pre študentov, ktorí si objednali jedlo predom. Druhý rad je určený pre študentov, ktorí si neobjednali stravu. V treťom rade sa vydáva špeciálne jedlo, pre študentov, ktorí si jedlo objednali aj neobjednali. Prvý rad obsluhuje jeden pracovník, druhý rad obsluhujú 1-3 pracovníci a tretí rad obsluhujú 1-2 pracovníci. </w:t>
      </w:r>
      <w:r w:rsidR="002D1C4B">
        <w:t xml:space="preserve">Pred postavením sa do rady si študent môžem pozrieť dennú ponuku jedál vo vitríne. </w:t>
      </w:r>
    </w:p>
    <w:p w14:paraId="1309AAF4" w14:textId="45FC5ECF" w:rsidR="0072103B" w:rsidRDefault="0072103B" w:rsidP="00951A6C">
      <w:r w:rsidRPr="007C758C">
        <w:t xml:space="preserve">Po čakaní v rade sa študent dostaví k obsluhe a vyberie si jedlo. Obsluha končí po výdaji jedla študentovi.  Následne sa študent rozhodne či chce polievku alebo si pôjde sadnúť k stolu. Ak sa študent rozhodne jesť aj polievku postaví sa k obslužnému zariadeniu a naberie si polievku a ide si sadnúť za stôl. Po zjedení sa študent postaví s táckou a riadom do radu pre odloženie použitej tácky a riadu. Po odložení študent opustí systém.  </w:t>
      </w:r>
      <w:r w:rsidR="00F6602A">
        <w:t xml:space="preserve">Môže sa stať, že </w:t>
      </w:r>
      <w:r w:rsidR="009761AA">
        <w:t xml:space="preserve">študent musí čakať </w:t>
      </w:r>
      <w:r w:rsidR="00401AE4">
        <w:t>n</w:t>
      </w:r>
      <w:r w:rsidR="00143127">
        <w:t>a výmenu hrnc</w:t>
      </w:r>
      <w:r w:rsidR="00401AE4">
        <w:t>a</w:t>
      </w:r>
      <w:r w:rsidR="00143127">
        <w:t xml:space="preserve"> s</w:t>
      </w:r>
      <w:r w:rsidR="00401AE4">
        <w:t> </w:t>
      </w:r>
      <w:r w:rsidR="00143127">
        <w:t>polievkou</w:t>
      </w:r>
      <w:r w:rsidR="00401AE4">
        <w:t xml:space="preserve">, alebo </w:t>
      </w:r>
      <w:r w:rsidR="009D0996">
        <w:t xml:space="preserve">kým pracovník </w:t>
      </w:r>
      <w:r w:rsidR="003A34B4">
        <w:t>ne</w:t>
      </w:r>
      <w:r w:rsidR="00DD43D4">
        <w:t>obslúži pás na odkladanie použitého riadu.</w:t>
      </w:r>
      <w:r w:rsidR="007E5EA9">
        <w:t xml:space="preserve"> </w:t>
      </w:r>
    </w:p>
    <w:p w14:paraId="057C6CA1" w14:textId="10A9F2C5" w:rsidR="00867D47" w:rsidRDefault="0072103B" w:rsidP="00867D47">
      <w:r w:rsidRPr="007C758C">
        <w:t xml:space="preserve">V našom modelovanom systéme sme zanedbali nápojové automaty, výdaj bagiet a dezertov a výdaj balenej stravy. </w:t>
      </w:r>
    </w:p>
    <w:p w14:paraId="7038CBA4" w14:textId="13A4BAE9" w:rsidR="00867D47" w:rsidRDefault="00867D47" w:rsidP="00867D47">
      <w:pPr>
        <w:spacing w:after="160" w:line="259" w:lineRule="auto"/>
        <w:ind w:firstLine="0"/>
        <w:mirrorIndents w:val="0"/>
        <w:jc w:val="left"/>
      </w:pPr>
      <w:r>
        <w:br w:type="page"/>
      </w:r>
    </w:p>
    <w:p w14:paraId="7807F3AF" w14:textId="77777777" w:rsidR="00D200F4" w:rsidRDefault="00D200F4" w:rsidP="00FC7E7C">
      <w:pPr>
        <w:pStyle w:val="Nadpis1"/>
        <w:spacing w:line="276" w:lineRule="auto"/>
      </w:pPr>
      <w:bookmarkStart w:id="2" w:name="_Toc121695261"/>
      <w:r w:rsidRPr="007C758C">
        <w:lastRenderedPageBreak/>
        <w:t>Identifikáciu problému</w:t>
      </w:r>
      <w:bookmarkEnd w:id="2"/>
    </w:p>
    <w:p w14:paraId="641C7396" w14:textId="2987CC3E" w:rsidR="00D200F4" w:rsidRDefault="00D200F4" w:rsidP="00951A6C">
      <w:r w:rsidRPr="007C758C">
        <w:t>V stravov</w:t>
      </w:r>
      <w:r w:rsidR="00F55F68">
        <w:t>acom</w:t>
      </w:r>
      <w:r w:rsidRPr="007C758C">
        <w:t xml:space="preserve"> zariaden</w:t>
      </w:r>
      <w:r w:rsidR="00F55F68">
        <w:t>í</w:t>
      </w:r>
      <w:r w:rsidRPr="007C758C">
        <w:t xml:space="preserve"> "Nová menza" sme spozorovali, že čakacia doba v radoch je nadmerne dlhá. Často sa stáva že po príchode do stravovacieho zariadenia stravník čaká neprimerane dlho. Študenti sú zvyčajne nerovnomerne rozmiestnení v radoch a obsluha je nerovnomerne zaťažená. </w:t>
      </w:r>
    </w:p>
    <w:p w14:paraId="7AABDB4B" w14:textId="6E43F486" w:rsidR="00D200F4" w:rsidRDefault="00D200F4" w:rsidP="00951A6C">
      <w:r w:rsidRPr="007C758C">
        <w:t>Vytvorením modelu dokážeme vizualizovať procesy v systéme a navrhnúť možné alternatívy na zlepšenie, teda zníženie celkového času čakania v jednotlivých radoch</w:t>
      </w:r>
      <w:r w:rsidR="00EB75EE">
        <w:t>.</w:t>
      </w:r>
    </w:p>
    <w:p w14:paraId="31FEAE01" w14:textId="23695E46" w:rsidR="00867D47" w:rsidRDefault="00867D47" w:rsidP="00867D47">
      <w:pPr>
        <w:spacing w:after="160" w:line="259" w:lineRule="auto"/>
        <w:ind w:firstLine="0"/>
        <w:mirrorIndents w:val="0"/>
        <w:jc w:val="left"/>
      </w:pPr>
      <w:r>
        <w:br w:type="page"/>
      </w:r>
    </w:p>
    <w:p w14:paraId="3A6A38B0" w14:textId="23B5F10F" w:rsidR="00D95686" w:rsidRDefault="00D95686" w:rsidP="00FC7E7C">
      <w:pPr>
        <w:pStyle w:val="Nadpis1"/>
        <w:spacing w:line="276" w:lineRule="auto"/>
      </w:pPr>
      <w:bookmarkStart w:id="3" w:name="_Toc121695262"/>
      <w:r>
        <w:lastRenderedPageBreak/>
        <w:t>stanovenie cieľov</w:t>
      </w:r>
      <w:r w:rsidR="00E72473">
        <w:t xml:space="preserve"> a Špecifikácia modelu</w:t>
      </w:r>
      <w:bookmarkEnd w:id="3"/>
    </w:p>
    <w:p w14:paraId="4E845B12" w14:textId="443975AE" w:rsidR="00B95C12" w:rsidRDefault="000B4296" w:rsidP="00345E2F">
      <w:r>
        <w:t xml:space="preserve">Ciele nášho </w:t>
      </w:r>
      <w:r w:rsidR="00CD0E2B">
        <w:t>simulačného projektu sme určili až po</w:t>
      </w:r>
      <w:r w:rsidR="00E20152">
        <w:t xml:space="preserve"> v</w:t>
      </w:r>
      <w:r w:rsidR="009D05D1">
        <w:t>iacnásobnej osobnej návšteve stravovacieho</w:t>
      </w:r>
      <w:r w:rsidR="0034411D">
        <w:t xml:space="preserve"> </w:t>
      </w:r>
      <w:r w:rsidR="009D05D1">
        <w:t>zariadenia.</w:t>
      </w:r>
      <w:r w:rsidR="00C35557">
        <w:t xml:space="preserve"> Ciele </w:t>
      </w:r>
      <w:r w:rsidR="00F94DF1">
        <w:t>reflektu</w:t>
      </w:r>
      <w:r w:rsidR="003D1120">
        <w:t xml:space="preserve">jú </w:t>
      </w:r>
      <w:r w:rsidR="001E0CA9">
        <w:t xml:space="preserve">na </w:t>
      </w:r>
      <w:r w:rsidR="003D1120">
        <w:t xml:space="preserve">identifikované problémy </w:t>
      </w:r>
      <w:r w:rsidR="00006CC7">
        <w:t>z analytickej časti.</w:t>
      </w:r>
      <w:r w:rsidR="003F647A">
        <w:t xml:space="preserve"> Naplnením cieľov </w:t>
      </w:r>
      <w:r w:rsidR="00042810">
        <w:t>doká</w:t>
      </w:r>
      <w:r w:rsidR="00050732">
        <w:t>že</w:t>
      </w:r>
      <w:r w:rsidR="00042810">
        <w:t>me</w:t>
      </w:r>
      <w:r w:rsidR="003F647A">
        <w:t xml:space="preserve"> </w:t>
      </w:r>
      <w:r w:rsidR="00042810">
        <w:t>vydať odporúčanie na zefektívnenie výdaju stravy.</w:t>
      </w:r>
      <w:r w:rsidR="00006CC7">
        <w:t xml:space="preserve"> </w:t>
      </w:r>
      <w:r w:rsidR="003C7F96">
        <w:t xml:space="preserve">Na naplnenie cieľov je nutná realizácia experimentov a ich vyhodnotenie. </w:t>
      </w:r>
    </w:p>
    <w:p w14:paraId="002A12B8" w14:textId="2E9E1310" w:rsidR="00DC2FC1" w:rsidRPr="00DC2FC1" w:rsidRDefault="0007712C" w:rsidP="00FC7E7C">
      <w:pPr>
        <w:pStyle w:val="Nadpis2"/>
        <w:spacing w:line="276" w:lineRule="auto"/>
      </w:pPr>
      <w:bookmarkStart w:id="4" w:name="_Toc121695263"/>
      <w:r>
        <w:t>Hlavný</w:t>
      </w:r>
      <w:r w:rsidR="00482D86">
        <w:t xml:space="preserve"> cieľ</w:t>
      </w:r>
      <w:r w:rsidR="0049704E">
        <w:t xml:space="preserve">: </w:t>
      </w:r>
      <w:r w:rsidR="005F6861">
        <w:t>ako naj</w:t>
      </w:r>
      <w:r>
        <w:t>efektívn</w:t>
      </w:r>
      <w:r w:rsidR="005F6861">
        <w:t>ejšie</w:t>
      </w:r>
      <w:r w:rsidR="001A46B8">
        <w:t xml:space="preserve"> </w:t>
      </w:r>
      <w:r w:rsidR="005F6861">
        <w:t>znížiť</w:t>
      </w:r>
      <w:r w:rsidR="00482D86">
        <w:t xml:space="preserve"> </w:t>
      </w:r>
      <w:r w:rsidR="00AF28E1">
        <w:t>dobu čakania stravníkov</w:t>
      </w:r>
      <w:r w:rsidR="001A46B8">
        <w:t>?</w:t>
      </w:r>
      <w:bookmarkEnd w:id="4"/>
    </w:p>
    <w:p w14:paraId="237856D6" w14:textId="45DF448E" w:rsidR="000764DC" w:rsidRDefault="006E6BE9" w:rsidP="00FC7E7C">
      <w:pPr>
        <w:pStyle w:val="Nadpis3"/>
        <w:spacing w:line="276" w:lineRule="auto"/>
      </w:pPr>
      <w:bookmarkStart w:id="5" w:name="_Toc121695264"/>
      <w:r>
        <w:t xml:space="preserve">Čiastkový </w:t>
      </w:r>
      <w:r w:rsidR="000764DC">
        <w:t xml:space="preserve">Cieľ 1.: </w:t>
      </w:r>
      <w:r w:rsidR="007F58C6">
        <w:t>Ako sa</w:t>
      </w:r>
      <w:r w:rsidR="001157FA">
        <w:t xml:space="preserve"> </w:t>
      </w:r>
      <w:r w:rsidR="00280867">
        <w:t>zmen</w:t>
      </w:r>
      <w:r w:rsidR="007F58C6">
        <w:t>ia</w:t>
      </w:r>
      <w:r w:rsidR="00280867">
        <w:t xml:space="preserve"> dĺžky radov pri pridaní </w:t>
      </w:r>
      <w:r w:rsidR="004978CD">
        <w:t>nových obsluhujúcich</w:t>
      </w:r>
      <w:r w:rsidR="007F58C6">
        <w:t>?</w:t>
      </w:r>
      <w:bookmarkEnd w:id="5"/>
    </w:p>
    <w:p w14:paraId="71E909E3" w14:textId="6675675B" w:rsidR="00814D9C" w:rsidRPr="00814D9C" w:rsidRDefault="00BE3DB5" w:rsidP="00345E2F">
      <w:r>
        <w:t xml:space="preserve">Zistením </w:t>
      </w:r>
      <w:r w:rsidR="00DD4189">
        <w:t>dĺžk</w:t>
      </w:r>
      <w:r w:rsidR="00EF217E">
        <w:t>y</w:t>
      </w:r>
      <w:r w:rsidR="00DD4189">
        <w:t xml:space="preserve"> rad</w:t>
      </w:r>
      <w:r w:rsidR="002A1D6B">
        <w:t>u</w:t>
      </w:r>
      <w:r w:rsidR="00DD4189">
        <w:t xml:space="preserve"> </w:t>
      </w:r>
      <w:r w:rsidR="00812C39">
        <w:t>môžeme určiť</w:t>
      </w:r>
      <w:r w:rsidR="00EF217E">
        <w:t>,</w:t>
      </w:r>
      <w:r w:rsidR="00812C39">
        <w:t xml:space="preserve"> </w:t>
      </w:r>
      <w:r w:rsidR="0003191D">
        <w:t xml:space="preserve">či zmena dĺžky radov </w:t>
      </w:r>
      <w:r w:rsidR="00D91188">
        <w:t>zmenší doby čakania</w:t>
      </w:r>
      <w:r w:rsidR="004A7B29">
        <w:t xml:space="preserve">. Nový obsluhujúci celkom isto znížia dĺžky čakania v radoch. </w:t>
      </w:r>
      <w:r w:rsidR="00F4248D">
        <w:t xml:space="preserve">Pomocou modelu je potrebné zistiť, </w:t>
      </w:r>
      <w:r w:rsidR="00F23472">
        <w:t xml:space="preserve">koľko </w:t>
      </w:r>
      <w:r w:rsidR="00847659">
        <w:t>nových obsluhujúcich je potrebné na zníženie dĺžky radov</w:t>
      </w:r>
      <w:r w:rsidR="00AA37C8">
        <w:t xml:space="preserve"> a pri ktorom rade je nutné zvýšiť alebo znížiť počet obsluhujúcich.</w:t>
      </w:r>
    </w:p>
    <w:p w14:paraId="511F40A4" w14:textId="55B5FBA6" w:rsidR="004978CD" w:rsidRDefault="006E6BE9" w:rsidP="00FC7E7C">
      <w:pPr>
        <w:pStyle w:val="Nadpis3"/>
        <w:spacing w:line="276" w:lineRule="auto"/>
      </w:pPr>
      <w:bookmarkStart w:id="6" w:name="_Toc121695265"/>
      <w:r>
        <w:t xml:space="preserve">Čiastkový Cieľ </w:t>
      </w:r>
      <w:r w:rsidR="003017D3">
        <w:t xml:space="preserve">2.: </w:t>
      </w:r>
      <w:r w:rsidR="007F58C6">
        <w:t>Ako sa</w:t>
      </w:r>
      <w:r w:rsidR="002971B0">
        <w:t xml:space="preserve"> zmen</w:t>
      </w:r>
      <w:r w:rsidR="007F58C6">
        <w:t>ia</w:t>
      </w:r>
      <w:r w:rsidR="002971B0">
        <w:t xml:space="preserve"> dĺžky radov pri </w:t>
      </w:r>
      <w:r w:rsidR="0021739B">
        <w:t>pridaní nového okienka na výdaj stravy</w:t>
      </w:r>
      <w:r w:rsidR="007F58C6">
        <w:t>?</w:t>
      </w:r>
      <w:bookmarkEnd w:id="6"/>
    </w:p>
    <w:p w14:paraId="68C0DEA7" w14:textId="1B3BB15D" w:rsidR="00B95C12" w:rsidRPr="00B95C12" w:rsidRDefault="00847659" w:rsidP="00345E2F">
      <w:r>
        <w:t>Čiastkový cieľ číslo 2 súvisí s čiastkovým cieľom číslo 1.</w:t>
      </w:r>
      <w:r w:rsidR="00E95773">
        <w:t xml:space="preserve"> Nové výdajn</w:t>
      </w:r>
      <w:r w:rsidR="009368FD">
        <w:t>é</w:t>
      </w:r>
      <w:r w:rsidR="00E95773">
        <w:t xml:space="preserve"> miesto </w:t>
      </w:r>
      <w:r w:rsidR="00140E78">
        <w:t xml:space="preserve">dokáže rozložiť počet čakajúcich medzi viacero radov. </w:t>
      </w:r>
    </w:p>
    <w:p w14:paraId="7AB93CD5" w14:textId="268A6759" w:rsidR="003E7C3B" w:rsidRDefault="006E6BE9" w:rsidP="00FC7E7C">
      <w:pPr>
        <w:pStyle w:val="Nadpis3"/>
        <w:spacing w:line="276" w:lineRule="auto"/>
      </w:pPr>
      <w:bookmarkStart w:id="7" w:name="_Toc121695266"/>
      <w:r>
        <w:t xml:space="preserve">Čiastkový Cieľ 3.: </w:t>
      </w:r>
      <w:r w:rsidR="0069244B">
        <w:t xml:space="preserve">Ako sa bude </w:t>
      </w:r>
      <w:r w:rsidR="00F059CA">
        <w:t xml:space="preserve"> </w:t>
      </w:r>
      <w:r w:rsidR="00407170">
        <w:t>správa</w:t>
      </w:r>
      <w:r w:rsidR="0069244B">
        <w:t>ť</w:t>
      </w:r>
      <w:r w:rsidR="00407170">
        <w:t xml:space="preserve"> systému pri </w:t>
      </w:r>
      <w:r w:rsidR="007B0DFF">
        <w:t>marginálnych</w:t>
      </w:r>
      <w:r w:rsidR="009E68C4">
        <w:t>, ideálnych</w:t>
      </w:r>
      <w:r w:rsidR="007B0DFF">
        <w:t xml:space="preserve"> hodnotách</w:t>
      </w:r>
      <w:r w:rsidR="0069244B">
        <w:t>?</w:t>
      </w:r>
      <w:bookmarkEnd w:id="7"/>
    </w:p>
    <w:p w14:paraId="698C6FF5" w14:textId="2F188EDF" w:rsidR="002A2A8A" w:rsidRDefault="00B57A4D" w:rsidP="00345E2F">
      <w:r>
        <w:t xml:space="preserve">Tretím čiastkovým cieľom je analýza správania systému pri </w:t>
      </w:r>
      <w:r w:rsidR="004B7659">
        <w:t xml:space="preserve">rôznych </w:t>
      </w:r>
      <w:r w:rsidR="009E68C4">
        <w:t>marginálnych alebo ideálnych hodnotách.</w:t>
      </w:r>
      <w:r w:rsidR="001B2DB5">
        <w:t xml:space="preserve"> </w:t>
      </w:r>
      <w:r w:rsidR="002A44D5">
        <w:t xml:space="preserve">Dosiahnutím tohto cieľa vieme </w:t>
      </w:r>
      <w:r w:rsidR="00F13B6B">
        <w:t>vydať odporúčania na</w:t>
      </w:r>
      <w:r w:rsidR="00AF0988">
        <w:t xml:space="preserve">príklad na </w:t>
      </w:r>
      <w:r w:rsidR="00195ED3">
        <w:t xml:space="preserve">obmedzenie počtu stravníkov v čase, </w:t>
      </w:r>
      <w:r w:rsidR="003D2B36">
        <w:t xml:space="preserve">obmedzenie počtu </w:t>
      </w:r>
      <w:r w:rsidR="0049704E">
        <w:t>výdaja istých jedál a podobne.</w:t>
      </w:r>
    </w:p>
    <w:p w14:paraId="549087B8" w14:textId="23BDB04C" w:rsidR="00E82E40" w:rsidRDefault="004371C5" w:rsidP="00345E2F">
      <w:r>
        <w:t xml:space="preserve">Časové ohraničenie </w:t>
      </w:r>
      <w:r w:rsidR="001539C8">
        <w:t>simulačnej štúdie bol</w:t>
      </w:r>
      <w:r w:rsidR="00DE3AB8">
        <w:t xml:space="preserve">o </w:t>
      </w:r>
      <w:r w:rsidR="001539C8">
        <w:t>určen</w:t>
      </w:r>
      <w:r w:rsidR="00DE3AB8">
        <w:t>é</w:t>
      </w:r>
      <w:r w:rsidR="001539C8">
        <w:t xml:space="preserve"> </w:t>
      </w:r>
      <w:r w:rsidR="00684C33">
        <w:t xml:space="preserve">na </w:t>
      </w:r>
      <w:r w:rsidR="001A254A">
        <w:t>12 týždňov.</w:t>
      </w:r>
    </w:p>
    <w:p w14:paraId="3A3A3DD0" w14:textId="2E53A8C8" w:rsidR="00867D47" w:rsidRDefault="00867D47" w:rsidP="00867D47">
      <w:pPr>
        <w:spacing w:after="160" w:line="259" w:lineRule="auto"/>
        <w:ind w:firstLine="0"/>
        <w:mirrorIndents w:val="0"/>
        <w:jc w:val="left"/>
      </w:pPr>
      <w:r>
        <w:br w:type="page"/>
      </w:r>
    </w:p>
    <w:p w14:paraId="472BE8B0" w14:textId="75A168F5" w:rsidR="004371C5" w:rsidRPr="00E82E40" w:rsidRDefault="00BE2256" w:rsidP="00BE2256">
      <w:pPr>
        <w:pStyle w:val="Nadpis1"/>
      </w:pPr>
      <w:bookmarkStart w:id="8" w:name="_Toc121695267"/>
      <w:r>
        <w:lastRenderedPageBreak/>
        <w:t>Meranie dát</w:t>
      </w:r>
      <w:bookmarkEnd w:id="8"/>
    </w:p>
    <w:p w14:paraId="0DB67677" w14:textId="00CEB365" w:rsidR="00BE2256" w:rsidRPr="00BE2256" w:rsidRDefault="004E2F83" w:rsidP="00BE2256">
      <w:r>
        <w:t xml:space="preserve">Ako formu merania dát sme zvolili pozorovanie </w:t>
      </w:r>
      <w:r w:rsidR="00D628EE">
        <w:t>činnosti systému</w:t>
      </w:r>
      <w:r>
        <w:t xml:space="preserve"> priamo v stravovacom zariadení. </w:t>
      </w:r>
      <w:r w:rsidR="00F86A55">
        <w:t xml:space="preserve">Dáta sme merali počas </w:t>
      </w:r>
      <w:r w:rsidR="0071128A">
        <w:t>štyroch</w:t>
      </w:r>
      <w:r w:rsidR="00D628EE">
        <w:t xml:space="preserve"> typických pracovných</w:t>
      </w:r>
      <w:r w:rsidR="00F86A55">
        <w:t xml:space="preserve"> dní</w:t>
      </w:r>
      <w:r w:rsidR="00D76386">
        <w:t xml:space="preserve">, </w:t>
      </w:r>
      <w:r w:rsidR="00D628EE">
        <w:t>v čase</w:t>
      </w:r>
      <w:r w:rsidR="00D76386">
        <w:t xml:space="preserve"> </w:t>
      </w:r>
      <w:r w:rsidR="000D4FDE">
        <w:t>obedu</w:t>
      </w:r>
      <w:r w:rsidR="00D76386">
        <w:t xml:space="preserve">, kedy je v stravovacom zariadení najviac stravníkov. </w:t>
      </w:r>
      <w:r w:rsidR="00507050">
        <w:t xml:space="preserve">Meranie vykonala celá trojčlenná skupina, vždy sme sa zamerali na jeden z radov a obsluhu na výdaj stravy. </w:t>
      </w:r>
      <w:r w:rsidR="00774DA2">
        <w:t xml:space="preserve"> </w:t>
      </w:r>
    </w:p>
    <w:p w14:paraId="2CD92461" w14:textId="1E5FC3A1" w:rsidR="00A15215" w:rsidRDefault="0071128A" w:rsidP="00345E2F">
      <w:r>
        <w:t>Počas každého merania, dvaja členovia t</w:t>
      </w:r>
      <w:r w:rsidR="00AF75BD">
        <w:t>í</w:t>
      </w:r>
      <w:r>
        <w:t>mu merali dĺžku radu a</w:t>
      </w:r>
      <w:r w:rsidR="00951EE2">
        <w:t> čas</w:t>
      </w:r>
      <w:r>
        <w:t xml:space="preserve"> obsluhy v jednotlivom rade. </w:t>
      </w:r>
      <w:r w:rsidR="00E13A2C">
        <w:t xml:space="preserve">Po výdaji stravy sme rozdelili stravníkov na skupinu, ktorá čakala v rade na výdaj polievky a skupinu, ktorá odišla k stolu. </w:t>
      </w:r>
    </w:p>
    <w:p w14:paraId="31F42B13" w14:textId="77777777" w:rsidR="00045A9C" w:rsidRDefault="004800EE" w:rsidP="00345E2F">
      <w:r>
        <w:t xml:space="preserve">Dĺžku jedenia meral vždy jeden člen tímu. Na začiatku sme chceli merať dĺžku jedenia jednotlivo pre rôzne rady. Avšak neskôr sme usúdili, že to nemá veľmi zmysel, pretože rôzne jedlá je možné konzumovať inou rýchlosťou. </w:t>
      </w:r>
      <w:r w:rsidR="00045A9C">
        <w:t xml:space="preserve">Dĺžka stravovania taktiež ovplyvňuje niekoľko faktorov, napríklad či sa stravník stravuje sám, alebo v skupine, veľkosť skupiny, či používa mobilný telefón a podobne. </w:t>
      </w:r>
    </w:p>
    <w:p w14:paraId="402EDCF3" w14:textId="71ACC017" w:rsidR="004800EE" w:rsidRDefault="00D5374A" w:rsidP="00345E2F">
      <w:r>
        <w:t xml:space="preserve">Jeden deň sme vyhradili na meranie pomeru rozdelenia stravníkov do radov, </w:t>
      </w:r>
      <w:r w:rsidR="00045A9C">
        <w:t xml:space="preserve"> </w:t>
      </w:r>
      <w:r w:rsidR="009F7AAB">
        <w:t>d</w:t>
      </w:r>
      <w:r>
        <w:t>ob</w:t>
      </w:r>
      <w:r w:rsidR="009F7AAB">
        <w:t>y</w:t>
      </w:r>
      <w:r>
        <w:t xml:space="preserve"> čakania v rade pre odklad tácok, použitého radu a čas odkladania a p</w:t>
      </w:r>
      <w:r w:rsidRPr="00D5374A">
        <w:t>očet stravníkov, ktorí sa zastavia pri vitríne vystaveného jedla a čas pozerania vystaveného jedla</w:t>
      </w:r>
      <w:r>
        <w:t>.</w:t>
      </w:r>
      <w:r w:rsidR="00217A6A">
        <w:t xml:space="preserve"> Meranie medzier príchodov stravníkov sme rozdelili na 3 čas</w:t>
      </w:r>
      <w:r w:rsidR="00364D58">
        <w:t xml:space="preserve">ové úseky- 11:50 - </w:t>
      </w:r>
      <w:r w:rsidR="00217A6A">
        <w:t xml:space="preserve"> </w:t>
      </w:r>
      <w:r w:rsidR="00364D58">
        <w:t xml:space="preserve">12:20; 12:20 -12:50; - </w:t>
      </w:r>
      <w:r w:rsidR="00C04636">
        <w:t xml:space="preserve">13:14. V týchto časových úsekoch boli </w:t>
      </w:r>
      <w:r w:rsidR="003761F4">
        <w:t xml:space="preserve">štatisticky významne iné parametre rozdelenia, pretože účastníci prichádzajú do jedálne </w:t>
      </w:r>
      <w:r w:rsidR="00D56DEC">
        <w:t>nárazovo</w:t>
      </w:r>
      <w:r w:rsidR="003761F4">
        <w:t xml:space="preserve"> na základe organizácie vyučovania. </w:t>
      </w:r>
    </w:p>
    <w:p w14:paraId="6691CB45" w14:textId="5A1F61F8" w:rsidR="00242A62" w:rsidRDefault="009F7AAB" w:rsidP="00BE2256">
      <w:r>
        <w:t>Všetky dáta sme zaznamenávali do nástroja Microsoft Excel</w:t>
      </w:r>
      <w:r w:rsidR="000B6514">
        <w:t>, vytvorili sme si pomocné makrá, ktoré nám automaticky vložili aktuálny čas po kliku do bunky, pre jednoduchšie zadávanie.</w:t>
      </w:r>
    </w:p>
    <w:p w14:paraId="6BC8F536" w14:textId="77777777" w:rsidR="00377DDA" w:rsidRDefault="00377DDA" w:rsidP="00BE2256"/>
    <w:p w14:paraId="5B7EA6E5" w14:textId="77777777" w:rsidR="00377DDA" w:rsidRDefault="00377DDA" w:rsidP="00BE2256"/>
    <w:p w14:paraId="2E7103FB" w14:textId="77777777" w:rsidR="00377DDA" w:rsidRDefault="00377DDA" w:rsidP="00BE2256"/>
    <w:p w14:paraId="1D472A9F" w14:textId="77777777" w:rsidR="00377DDA" w:rsidRDefault="00377DDA" w:rsidP="00BE2256"/>
    <w:p w14:paraId="420486C9" w14:textId="77777777" w:rsidR="00377DDA" w:rsidRDefault="00377DDA" w:rsidP="00BE2256"/>
    <w:p w14:paraId="03066139" w14:textId="77777777" w:rsidR="00377DDA" w:rsidRDefault="00377DDA" w:rsidP="00BE2256"/>
    <w:p w14:paraId="08A27473" w14:textId="73AEBDA7" w:rsidR="00242A62" w:rsidRDefault="00242A62" w:rsidP="002C1BC8">
      <w:pPr>
        <w:pStyle w:val="Nadpis2"/>
      </w:pPr>
      <w:r>
        <w:lastRenderedPageBreak/>
        <w:tab/>
      </w:r>
      <w:bookmarkStart w:id="9" w:name="_Toc121695268"/>
      <w:r>
        <w:t>Merané dáta</w:t>
      </w:r>
      <w:bookmarkEnd w:id="9"/>
    </w:p>
    <w:p w14:paraId="1E10B39E" w14:textId="78D338C2" w:rsidR="00242A62" w:rsidRDefault="00C57B21" w:rsidP="00345E2F">
      <w:pPr>
        <w:pStyle w:val="Odsekzoznamu"/>
        <w:numPr>
          <w:ilvl w:val="0"/>
          <w:numId w:val="40"/>
        </w:numPr>
      </w:pPr>
      <w:r>
        <w:t xml:space="preserve">Meranie </w:t>
      </w:r>
      <w:r w:rsidR="002F4641">
        <w:t xml:space="preserve">pomeru rozdelenia stravníkov do </w:t>
      </w:r>
      <w:r w:rsidR="00EA6ABA">
        <w:t>jedn</w:t>
      </w:r>
      <w:r w:rsidR="00DD7EF3">
        <w:t xml:space="preserve">otlivých </w:t>
      </w:r>
      <w:r w:rsidR="002F4641">
        <w:t>radov</w:t>
      </w:r>
    </w:p>
    <w:p w14:paraId="0BEFA43C" w14:textId="75ACE5CE" w:rsidR="00242A62" w:rsidRDefault="00E35F3D" w:rsidP="00345E2F">
      <w:pPr>
        <w:pStyle w:val="Odsekzoznamu"/>
        <w:numPr>
          <w:ilvl w:val="0"/>
          <w:numId w:val="40"/>
        </w:numPr>
      </w:pPr>
      <w:r>
        <w:t>Doba obsluhy</w:t>
      </w:r>
      <w:r w:rsidR="00DD7EF3">
        <w:t xml:space="preserve"> v rade pre výdaj špeciálnej stravy</w:t>
      </w:r>
      <w:r w:rsidR="002C1BC8">
        <w:t xml:space="preserve"> + </w:t>
      </w:r>
      <w:r w:rsidR="00A15215">
        <w:t>dĺžka čakania v rade na polievku</w:t>
      </w:r>
    </w:p>
    <w:p w14:paraId="2FFD4AA5" w14:textId="4C648289" w:rsidR="00E35F3D" w:rsidRDefault="00E35F3D" w:rsidP="00345E2F">
      <w:pPr>
        <w:pStyle w:val="Odsekzoznamu"/>
        <w:numPr>
          <w:ilvl w:val="0"/>
          <w:numId w:val="40"/>
        </w:numPr>
      </w:pPr>
      <w:r>
        <w:t>Doba ob</w:t>
      </w:r>
      <w:r w:rsidR="00DD7EF3">
        <w:t>s</w:t>
      </w:r>
      <w:r>
        <w:t xml:space="preserve">luhy </w:t>
      </w:r>
      <w:r w:rsidR="00DD7EF3">
        <w:t xml:space="preserve">v rade pre výdaj </w:t>
      </w:r>
      <w:r w:rsidR="002040D3">
        <w:t>stravy</w:t>
      </w:r>
      <w:r w:rsidR="00DD7EF3">
        <w:t xml:space="preserve"> pre stravníkov, ktorí si jedlo </w:t>
      </w:r>
      <w:r w:rsidR="002040D3">
        <w:t>objednali</w:t>
      </w:r>
      <w:r w:rsidR="00DD7EF3">
        <w:t xml:space="preserve"> </w:t>
      </w:r>
      <w:r w:rsidR="002040D3">
        <w:t>predom</w:t>
      </w:r>
      <w:r w:rsidR="00A15215">
        <w:t xml:space="preserve"> + dĺžka čakania v rade na polievku</w:t>
      </w:r>
    </w:p>
    <w:p w14:paraId="7A910967" w14:textId="57A8DD57" w:rsidR="00DD7EF3" w:rsidRDefault="00DD7EF3" w:rsidP="00345E2F">
      <w:pPr>
        <w:pStyle w:val="Odsekzoznamu"/>
        <w:numPr>
          <w:ilvl w:val="0"/>
          <w:numId w:val="40"/>
        </w:numPr>
      </w:pPr>
      <w:r>
        <w:t xml:space="preserve">Doba obsluhy v rade pre výdaj </w:t>
      </w:r>
      <w:r w:rsidR="002040D3">
        <w:t>stravy pre stravníkov, ktorí si jedlo neobjedali predom</w:t>
      </w:r>
      <w:r>
        <w:t xml:space="preserve"> </w:t>
      </w:r>
      <w:r w:rsidR="00A15215">
        <w:t>+ dĺžka čakania v rade na polievku</w:t>
      </w:r>
    </w:p>
    <w:p w14:paraId="72C79F96" w14:textId="24E1A4E4" w:rsidR="00E35F3D" w:rsidRPr="00BE2256" w:rsidRDefault="007B12D6" w:rsidP="00345E2F">
      <w:pPr>
        <w:pStyle w:val="Odsekzoznamu"/>
        <w:numPr>
          <w:ilvl w:val="0"/>
          <w:numId w:val="40"/>
        </w:numPr>
      </w:pPr>
      <w:r>
        <w:t xml:space="preserve">Dĺžka </w:t>
      </w:r>
      <w:r w:rsidR="004B3C04">
        <w:t>jedenia</w:t>
      </w:r>
    </w:p>
    <w:p w14:paraId="7F7F7273" w14:textId="6D462DC1" w:rsidR="004B3C04" w:rsidRDefault="004B3C04" w:rsidP="00345E2F">
      <w:pPr>
        <w:pStyle w:val="Odsekzoznamu"/>
        <w:numPr>
          <w:ilvl w:val="0"/>
          <w:numId w:val="40"/>
        </w:numPr>
      </w:pPr>
      <w:r>
        <w:t>Doba čakania v rade pre odklad tácok</w:t>
      </w:r>
      <w:r w:rsidR="005C6486">
        <w:t xml:space="preserve">, </w:t>
      </w:r>
      <w:r>
        <w:t>po</w:t>
      </w:r>
      <w:r w:rsidR="005C6486">
        <w:t>u</w:t>
      </w:r>
      <w:r>
        <w:t>žitého r</w:t>
      </w:r>
      <w:r w:rsidR="009C5569">
        <w:t>i</w:t>
      </w:r>
      <w:r>
        <w:t>adu</w:t>
      </w:r>
      <w:r w:rsidR="005C6486">
        <w:t xml:space="preserve"> a čas odkladania</w:t>
      </w:r>
    </w:p>
    <w:p w14:paraId="76BED460" w14:textId="07602D1A" w:rsidR="002E4610" w:rsidRDefault="00E7529C" w:rsidP="002E4610">
      <w:pPr>
        <w:pStyle w:val="Odsekzoznamu"/>
        <w:numPr>
          <w:ilvl w:val="0"/>
          <w:numId w:val="40"/>
        </w:numPr>
      </w:pPr>
      <w:r>
        <w:t>Č</w:t>
      </w:r>
      <w:r w:rsidR="00126B62">
        <w:t>as pozerania vystaveného jedla</w:t>
      </w:r>
    </w:p>
    <w:p w14:paraId="0FAEF67F" w14:textId="51B3E96A" w:rsidR="002E4610" w:rsidRDefault="006E5D7E" w:rsidP="002E4610">
      <w:pPr>
        <w:pStyle w:val="Odsekzoznamu"/>
        <w:numPr>
          <w:ilvl w:val="0"/>
          <w:numId w:val="40"/>
        </w:numPr>
      </w:pPr>
      <w:r>
        <w:t>Časy príchodov a medzery medzi príchodmi stravníkov</w:t>
      </w:r>
    </w:p>
    <w:p w14:paraId="7E0E56EE" w14:textId="0E950141" w:rsidR="001E409C" w:rsidRDefault="001E409C" w:rsidP="002E4610">
      <w:pPr>
        <w:pStyle w:val="Odsekzoznamu"/>
        <w:numPr>
          <w:ilvl w:val="0"/>
          <w:numId w:val="40"/>
        </w:numPr>
      </w:pPr>
      <w:r>
        <w:t>Výskyt skupín účastníkov(1-</w:t>
      </w:r>
      <w:r w:rsidR="00196F35">
        <w:t>6</w:t>
      </w:r>
      <w:r>
        <w:t>)</w:t>
      </w:r>
    </w:p>
    <w:p w14:paraId="65E5B91D" w14:textId="7A21CB35" w:rsidR="00867D47" w:rsidRPr="00BE2256" w:rsidRDefault="00867D47" w:rsidP="00867D47">
      <w:pPr>
        <w:spacing w:after="160" w:line="259" w:lineRule="auto"/>
        <w:ind w:firstLine="0"/>
        <w:mirrorIndents w:val="0"/>
        <w:jc w:val="left"/>
      </w:pPr>
      <w:r>
        <w:br w:type="page"/>
      </w:r>
    </w:p>
    <w:p w14:paraId="52AFA90F" w14:textId="77777777" w:rsidR="00D95686" w:rsidRDefault="00D95686" w:rsidP="00FC7E7C">
      <w:pPr>
        <w:pStyle w:val="Nadpis1"/>
        <w:spacing w:line="276" w:lineRule="auto"/>
      </w:pPr>
      <w:bookmarkStart w:id="10" w:name="_Toc121695269"/>
      <w:r>
        <w:lastRenderedPageBreak/>
        <w:t>analýza získaných nameraných vstupných údajov</w:t>
      </w:r>
      <w:bookmarkEnd w:id="10"/>
    </w:p>
    <w:p w14:paraId="4E824BE9" w14:textId="521BDEC5" w:rsidR="00FE6507" w:rsidRPr="000C3236" w:rsidRDefault="00FE6507" w:rsidP="00FC7E7C">
      <w:pPr>
        <w:spacing w:line="276" w:lineRule="auto"/>
      </w:pPr>
      <w:r w:rsidRPr="000C3236">
        <w:t xml:space="preserve">Na analýzu získaných dát sme použili nástroj Input Analyzer. </w:t>
      </w:r>
      <w:r w:rsidR="00B543DB">
        <w:t xml:space="preserve">Všetky namerané dáta sme exportovali do textových súborov a vložili do programu. </w:t>
      </w:r>
      <w:r w:rsidR="00153668">
        <w:t>Jednotlivé analýzy dát sú popísané pri každom obrázku histogramu.</w:t>
      </w:r>
    </w:p>
    <w:p w14:paraId="4BD8D9D8" w14:textId="68B5627F" w:rsidR="006A1E71" w:rsidRDefault="004B57A0" w:rsidP="006A1E71">
      <w:pPr>
        <w:ind w:firstLine="708"/>
      </w:pPr>
      <w:r>
        <w:t>Dve z meraní(</w:t>
      </w:r>
      <w:r w:rsidR="006A1E71">
        <w:t xml:space="preserve">počet stravníkov, ktorí sa zastavia pri vitríne vystaveného jedla a čas pozerania vystaveného jedla a </w:t>
      </w:r>
      <w:r w:rsidR="00A16FDC">
        <w:t>m</w:t>
      </w:r>
      <w:r w:rsidR="006A1E71">
        <w:t>eranie pomeru rozdelenia stravníkov do jednotlivých radov) sme</w:t>
      </w:r>
      <w:r w:rsidR="00A16FDC">
        <w:t xml:space="preserve"> analyzovali </w:t>
      </w:r>
    </w:p>
    <w:p w14:paraId="2E458891" w14:textId="4C0DF48A" w:rsidR="00D678BC" w:rsidRDefault="00B50EA4" w:rsidP="006A1E71">
      <w:pPr>
        <w:pStyle w:val="Nadpis2"/>
      </w:pPr>
      <w:bookmarkStart w:id="11" w:name="_Toc121695270"/>
      <w:r>
        <w:t>Doba obsluhy v rade pre výdaj špeciálnej stravy</w:t>
      </w:r>
      <w:bookmarkEnd w:id="11"/>
      <w:r>
        <w:t xml:space="preserve"> </w:t>
      </w:r>
    </w:p>
    <w:p w14:paraId="09876C53" w14:textId="1C4325E7" w:rsidR="00790509" w:rsidRDefault="001F6C69" w:rsidP="00D56DEC">
      <w:pPr>
        <w:ind w:firstLine="0"/>
        <w:rPr>
          <w:lang w:eastAsia="sk-SK"/>
        </w:rPr>
      </w:pPr>
      <w:r>
        <w:rPr>
          <w:lang w:eastAsia="sk-SK"/>
        </w:rPr>
        <w:t>Gama rozdelenie</w:t>
      </w:r>
      <w:r w:rsidR="00A4262C">
        <w:rPr>
          <w:lang w:eastAsia="sk-SK"/>
        </w:rPr>
        <w:t xml:space="preserve"> pravdepodobnosti</w:t>
      </w:r>
      <w:r>
        <w:rPr>
          <w:lang w:eastAsia="sk-SK"/>
        </w:rPr>
        <w:t xml:space="preserve"> s parametrami </w:t>
      </w:r>
      <w:r w:rsidR="00933C84">
        <w:rPr>
          <w:lang w:eastAsia="sk-SK"/>
        </w:rPr>
        <w:t>alfa</w:t>
      </w:r>
      <w:r w:rsidR="00E47CA9">
        <w:rPr>
          <w:lang w:eastAsia="sk-SK"/>
        </w:rPr>
        <w:t xml:space="preserve"> </w:t>
      </w:r>
      <w:r w:rsidR="00933C84">
        <w:rPr>
          <w:lang w:eastAsia="sk-SK"/>
        </w:rPr>
        <w:t>=</w:t>
      </w:r>
      <w:r w:rsidR="00E47CA9">
        <w:rPr>
          <w:lang w:eastAsia="sk-SK"/>
        </w:rPr>
        <w:t xml:space="preserve"> </w:t>
      </w:r>
      <w:r w:rsidR="0057579E">
        <w:rPr>
          <w:lang w:eastAsia="sk-SK"/>
        </w:rPr>
        <w:t>9</w:t>
      </w:r>
      <w:r w:rsidR="006D5B11">
        <w:rPr>
          <w:lang w:eastAsia="sk-SK"/>
        </w:rPr>
        <w:t>,</w:t>
      </w:r>
      <w:r w:rsidR="0057579E">
        <w:rPr>
          <w:lang w:eastAsia="sk-SK"/>
        </w:rPr>
        <w:t>4 a</w:t>
      </w:r>
      <w:r w:rsidR="006D5B11">
        <w:rPr>
          <w:lang w:eastAsia="sk-SK"/>
        </w:rPr>
        <w:t> </w:t>
      </w:r>
      <w:r w:rsidR="00933C84">
        <w:rPr>
          <w:lang w:eastAsia="sk-SK"/>
        </w:rPr>
        <w:t>beta</w:t>
      </w:r>
      <w:r w:rsidR="00E47CA9">
        <w:rPr>
          <w:lang w:eastAsia="sk-SK"/>
        </w:rPr>
        <w:t xml:space="preserve"> </w:t>
      </w:r>
      <w:r w:rsidR="00933C84">
        <w:rPr>
          <w:lang w:eastAsia="sk-SK"/>
        </w:rPr>
        <w:t>=</w:t>
      </w:r>
      <w:r w:rsidR="00E47CA9">
        <w:rPr>
          <w:lang w:eastAsia="sk-SK"/>
        </w:rPr>
        <w:t xml:space="preserve"> </w:t>
      </w:r>
      <w:r w:rsidR="0057579E">
        <w:rPr>
          <w:lang w:eastAsia="sk-SK"/>
        </w:rPr>
        <w:t>3</w:t>
      </w:r>
      <w:r w:rsidR="006D5B11">
        <w:rPr>
          <w:lang w:eastAsia="sk-SK"/>
        </w:rPr>
        <w:t>,</w:t>
      </w:r>
      <w:r w:rsidR="0057579E">
        <w:rPr>
          <w:lang w:eastAsia="sk-SK"/>
        </w:rPr>
        <w:t xml:space="preserve">21. </w:t>
      </w:r>
    </w:p>
    <w:p w14:paraId="39980817" w14:textId="127D68C2" w:rsidR="00593A4A" w:rsidRPr="00B875C2" w:rsidRDefault="00593A4A" w:rsidP="00B875C2">
      <w:pPr>
        <w:spacing w:after="0" w:line="240" w:lineRule="auto"/>
        <w:ind w:firstLine="0"/>
        <w:mirrorIndents w:val="0"/>
        <w:jc w:val="left"/>
        <w:rPr>
          <w:rFonts w:eastAsia="Times New Roman" w:cs="Times New Roman"/>
          <w:szCs w:val="24"/>
          <w:lang w:val="en-GB" w:eastAsia="en-GB"/>
        </w:rPr>
      </w:pPr>
      <w:r w:rsidRPr="00593A4A">
        <w:rPr>
          <w:noProof/>
          <w:lang w:eastAsia="sk-SK"/>
        </w:rPr>
        <w:drawing>
          <wp:anchor distT="0" distB="0" distL="114300" distR="114300" simplePos="0" relativeHeight="251658259" behindDoc="0" locked="0" layoutInCell="1" allowOverlap="1" wp14:anchorId="1F6BC4D6" wp14:editId="312BFC8E">
            <wp:simplePos x="0" y="0"/>
            <wp:positionH relativeFrom="margin">
              <wp:align>center</wp:align>
            </wp:positionH>
            <wp:positionV relativeFrom="paragraph">
              <wp:posOffset>1905</wp:posOffset>
            </wp:positionV>
            <wp:extent cx="4734962" cy="2570900"/>
            <wp:effectExtent l="0" t="0" r="8890" b="1270"/>
            <wp:wrapTopAndBottom/>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hist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34962" cy="2570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E3D528" w14:textId="741F1B56" w:rsidR="00A4262C" w:rsidRDefault="00B50EA4" w:rsidP="00B50EA4">
      <w:pPr>
        <w:pStyle w:val="Nadpis2"/>
      </w:pPr>
      <w:bookmarkStart w:id="12" w:name="_Toc121695271"/>
      <w:r>
        <w:t>Doba obsluhy(polievka) v rade pre výdaj špeciálnej stravy</w:t>
      </w:r>
      <w:bookmarkEnd w:id="12"/>
      <w:r>
        <w:t xml:space="preserve"> </w:t>
      </w:r>
    </w:p>
    <w:p w14:paraId="0D27D29A" w14:textId="77777777" w:rsidR="00D56DEC" w:rsidRDefault="002E11DA" w:rsidP="00D56DEC">
      <w:pPr>
        <w:ind w:firstLine="0"/>
      </w:pPr>
      <w:r>
        <w:t xml:space="preserve">Gama rozdelenie pravdepodobnosti s parametrami </w:t>
      </w:r>
      <w:r w:rsidR="00BE4A1F">
        <w:t>alfa</w:t>
      </w:r>
      <w:r w:rsidR="00E47CA9">
        <w:t xml:space="preserve"> </w:t>
      </w:r>
      <w:r w:rsidR="00BE4A1F">
        <w:t>=</w:t>
      </w:r>
      <w:r w:rsidR="00E47CA9">
        <w:t xml:space="preserve"> </w:t>
      </w:r>
      <w:r w:rsidR="006D5B11">
        <w:t>10,4 a </w:t>
      </w:r>
      <w:r w:rsidR="00BE4A1F">
        <w:t>beta</w:t>
      </w:r>
      <w:r w:rsidR="00E47CA9">
        <w:t xml:space="preserve"> </w:t>
      </w:r>
      <w:r w:rsidR="00BE4A1F">
        <w:t>=</w:t>
      </w:r>
      <w:r w:rsidR="00E47CA9">
        <w:t xml:space="preserve"> </w:t>
      </w:r>
      <w:r w:rsidR="006D5B11">
        <w:t>3,27.</w:t>
      </w:r>
    </w:p>
    <w:p w14:paraId="0A20F9E8" w14:textId="78FFF4BE" w:rsidR="00756EBB" w:rsidRDefault="00882ACE" w:rsidP="004957CB">
      <w:pPr>
        <w:ind w:firstLine="0"/>
        <w:rPr>
          <w:rFonts w:eastAsia="Times New Roman" w:cs="Times New Roman"/>
          <w:szCs w:val="24"/>
          <w:lang w:eastAsia="sk-SK"/>
        </w:rPr>
      </w:pPr>
      <w:r w:rsidRPr="00882ACE">
        <w:rPr>
          <w:noProof/>
        </w:rPr>
        <w:lastRenderedPageBreak/>
        <w:drawing>
          <wp:anchor distT="0" distB="0" distL="114300" distR="114300" simplePos="0" relativeHeight="251658260" behindDoc="0" locked="0" layoutInCell="1" allowOverlap="1" wp14:anchorId="759A6393" wp14:editId="1AEE3B73">
            <wp:simplePos x="0" y="0"/>
            <wp:positionH relativeFrom="margin">
              <wp:align>center</wp:align>
            </wp:positionH>
            <wp:positionV relativeFrom="paragraph">
              <wp:posOffset>-3810</wp:posOffset>
            </wp:positionV>
            <wp:extent cx="4915831" cy="2815627"/>
            <wp:effectExtent l="0" t="0" r="0" b="3810"/>
            <wp:wrapTopAndBottom/>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15831" cy="28156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DCE5CA" w14:textId="46D4571E" w:rsidR="00B50EA4" w:rsidRDefault="00B50EA4" w:rsidP="00B50EA4">
      <w:pPr>
        <w:pStyle w:val="Nadpis2"/>
      </w:pPr>
      <w:bookmarkStart w:id="13" w:name="_Toc121695272"/>
      <w:r>
        <w:t>Doba obsluhy v rade pre výdaj stravy pre stravníkov, ktorí si jedlo objednali predom</w:t>
      </w:r>
      <w:bookmarkEnd w:id="13"/>
    </w:p>
    <w:p w14:paraId="5B1EE9FF" w14:textId="3A4499FA" w:rsidR="005B5B06" w:rsidRPr="005B5B06" w:rsidRDefault="005B5B06" w:rsidP="00D56DEC">
      <w:pPr>
        <w:ind w:firstLine="0"/>
      </w:pPr>
      <w:r>
        <w:t xml:space="preserve">Gama rozdelenie pravdepodobnosti </w:t>
      </w:r>
      <w:r w:rsidR="001714B3">
        <w:t xml:space="preserve">s parametrami </w:t>
      </w:r>
      <w:r w:rsidR="00BE4A1F">
        <w:t>alfa</w:t>
      </w:r>
      <w:r w:rsidR="00E47CA9">
        <w:t xml:space="preserve"> </w:t>
      </w:r>
      <w:r w:rsidR="00BE4A1F">
        <w:t>=</w:t>
      </w:r>
      <w:r w:rsidR="00E47CA9">
        <w:t xml:space="preserve"> </w:t>
      </w:r>
      <w:r w:rsidR="001714B3">
        <w:t>13,1 a </w:t>
      </w:r>
      <w:r w:rsidR="00BE4A1F">
        <w:t>beta</w:t>
      </w:r>
      <w:r w:rsidR="00E47CA9">
        <w:t xml:space="preserve"> </w:t>
      </w:r>
      <w:r w:rsidR="00BE4A1F">
        <w:t>=</w:t>
      </w:r>
      <w:r w:rsidR="00E47CA9">
        <w:t xml:space="preserve"> </w:t>
      </w:r>
      <w:r w:rsidR="001714B3">
        <w:t>1,62</w:t>
      </w:r>
      <w:r w:rsidR="00565828">
        <w:t>.</w:t>
      </w:r>
    </w:p>
    <w:p w14:paraId="40B55709" w14:textId="023E5622" w:rsidR="00E9333E" w:rsidRPr="00E9333E" w:rsidRDefault="00E9333E" w:rsidP="00FC7E7C">
      <w:pPr>
        <w:spacing w:after="0" w:line="276" w:lineRule="auto"/>
        <w:ind w:firstLine="0"/>
        <w:mirrorIndents w:val="0"/>
        <w:jc w:val="left"/>
        <w:rPr>
          <w:rFonts w:eastAsia="Times New Roman" w:cs="Times New Roman"/>
          <w:szCs w:val="24"/>
          <w:lang w:eastAsia="sk-SK"/>
        </w:rPr>
      </w:pPr>
      <w:r w:rsidRPr="00E9333E">
        <w:rPr>
          <w:noProof/>
        </w:rPr>
        <w:drawing>
          <wp:anchor distT="0" distB="0" distL="114300" distR="114300" simplePos="0" relativeHeight="251658258" behindDoc="0" locked="0" layoutInCell="1" allowOverlap="1" wp14:anchorId="17660AB4" wp14:editId="29C9DD0F">
            <wp:simplePos x="0" y="0"/>
            <wp:positionH relativeFrom="margin">
              <wp:align>center</wp:align>
            </wp:positionH>
            <wp:positionV relativeFrom="paragraph">
              <wp:posOffset>1270</wp:posOffset>
            </wp:positionV>
            <wp:extent cx="5502303" cy="2981678"/>
            <wp:effectExtent l="0" t="0" r="3175" b="9525"/>
            <wp:wrapTopAndBottom/>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2303" cy="29816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6EBD20" w14:textId="77777777" w:rsidR="0006156F" w:rsidRDefault="0006156F" w:rsidP="00FC7E7C">
      <w:pPr>
        <w:spacing w:line="276" w:lineRule="auto"/>
        <w:rPr>
          <w:noProof/>
        </w:rPr>
      </w:pPr>
    </w:p>
    <w:p w14:paraId="0FF190FB" w14:textId="77777777" w:rsidR="00377DDA" w:rsidRDefault="00377DDA" w:rsidP="00FC7E7C">
      <w:pPr>
        <w:spacing w:line="276" w:lineRule="auto"/>
        <w:rPr>
          <w:noProof/>
        </w:rPr>
      </w:pPr>
    </w:p>
    <w:p w14:paraId="424CADCA" w14:textId="77777777" w:rsidR="00377DDA" w:rsidRDefault="00377DDA" w:rsidP="00FC7E7C">
      <w:pPr>
        <w:spacing w:line="276" w:lineRule="auto"/>
        <w:rPr>
          <w:noProof/>
        </w:rPr>
      </w:pPr>
    </w:p>
    <w:p w14:paraId="4588D89F" w14:textId="77777777" w:rsidR="00377DDA" w:rsidRDefault="00377DDA" w:rsidP="00FC7E7C">
      <w:pPr>
        <w:spacing w:line="276" w:lineRule="auto"/>
        <w:rPr>
          <w:noProof/>
        </w:rPr>
      </w:pPr>
    </w:p>
    <w:p w14:paraId="0C74D581" w14:textId="0EC0AA4D" w:rsidR="00B50EA4" w:rsidRDefault="00B50EA4" w:rsidP="00B50EA4">
      <w:pPr>
        <w:pStyle w:val="Nadpis2"/>
      </w:pPr>
      <w:bookmarkStart w:id="14" w:name="_Toc121695273"/>
      <w:r>
        <w:lastRenderedPageBreak/>
        <w:t>Doba obsluhy(polievka) v rade pre výdaj stravy pre stravníkov, ktorí si jedlo objednali predom</w:t>
      </w:r>
      <w:bookmarkEnd w:id="14"/>
    </w:p>
    <w:p w14:paraId="3457553C" w14:textId="534450C4" w:rsidR="001714B3" w:rsidRPr="005B5B06" w:rsidRDefault="001714B3" w:rsidP="00D56DEC">
      <w:pPr>
        <w:ind w:firstLine="0"/>
      </w:pPr>
      <w:r>
        <w:t xml:space="preserve">Gama rozdelenie pravdepodobnosti s parametrami </w:t>
      </w:r>
      <w:r w:rsidR="00BE4A1F">
        <w:t>alfa</w:t>
      </w:r>
      <w:r w:rsidR="00E47CA9">
        <w:t xml:space="preserve"> </w:t>
      </w:r>
      <w:r w:rsidR="00BE4A1F">
        <w:t>=</w:t>
      </w:r>
      <w:r w:rsidR="00E47CA9">
        <w:t xml:space="preserve"> </w:t>
      </w:r>
      <w:r>
        <w:t>11,9 a </w:t>
      </w:r>
      <w:r w:rsidR="00BE4A1F">
        <w:t>beta</w:t>
      </w:r>
      <w:r w:rsidR="00E47CA9">
        <w:t xml:space="preserve"> </w:t>
      </w:r>
      <w:r w:rsidR="00BE4A1F">
        <w:t>=</w:t>
      </w:r>
      <w:r w:rsidR="00E47CA9">
        <w:t xml:space="preserve"> </w:t>
      </w:r>
      <w:r>
        <w:t>2,18</w:t>
      </w:r>
      <w:r w:rsidR="00565828">
        <w:t>.</w:t>
      </w:r>
    </w:p>
    <w:p w14:paraId="22F8D0C7" w14:textId="2B6B3EB0" w:rsidR="00B50EA4" w:rsidRDefault="00DB34F3" w:rsidP="00FC7E7C">
      <w:pPr>
        <w:spacing w:after="0" w:line="276" w:lineRule="auto"/>
        <w:ind w:firstLine="0"/>
        <w:mirrorIndents w:val="0"/>
        <w:jc w:val="left"/>
        <w:rPr>
          <w:rFonts w:eastAsia="Times New Roman" w:cs="Times New Roman"/>
          <w:szCs w:val="24"/>
          <w:lang w:eastAsia="sk-SK"/>
        </w:rPr>
      </w:pPr>
      <w:r w:rsidRPr="00DB34F3">
        <w:rPr>
          <w:noProof/>
        </w:rPr>
        <w:drawing>
          <wp:anchor distT="0" distB="0" distL="114300" distR="114300" simplePos="0" relativeHeight="251658257" behindDoc="0" locked="0" layoutInCell="1" allowOverlap="1" wp14:anchorId="6AFDBECC" wp14:editId="49A56570">
            <wp:simplePos x="0" y="0"/>
            <wp:positionH relativeFrom="margin">
              <wp:posOffset>306070</wp:posOffset>
            </wp:positionH>
            <wp:positionV relativeFrom="paragraph">
              <wp:posOffset>1270</wp:posOffset>
            </wp:positionV>
            <wp:extent cx="5158105" cy="2875280"/>
            <wp:effectExtent l="0" t="0" r="4445" b="1270"/>
            <wp:wrapTopAndBottom/>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58105" cy="2875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3A78C2" w14:textId="4F27243C" w:rsidR="00B50EA4" w:rsidRDefault="00B50EA4" w:rsidP="00EF6D5E">
      <w:pPr>
        <w:pStyle w:val="Nadpis2"/>
      </w:pPr>
      <w:bookmarkStart w:id="15" w:name="_Toc121695274"/>
      <w:r>
        <w:t>Doba obsluhy v rade pre výdaj stravy pre stravníkov, ktorí si jedlo neobjedali predom</w:t>
      </w:r>
      <w:bookmarkEnd w:id="15"/>
    </w:p>
    <w:p w14:paraId="2BA5E3D8" w14:textId="35941996" w:rsidR="001714B3" w:rsidRPr="001714B3" w:rsidRDefault="001714B3" w:rsidP="00D56DEC">
      <w:pPr>
        <w:ind w:firstLine="0"/>
      </w:pPr>
      <w:r>
        <w:t xml:space="preserve">Gama rozdelenie pravdepodobnosti s parametrami </w:t>
      </w:r>
      <w:r w:rsidR="00BE4A1F">
        <w:t>alfa</w:t>
      </w:r>
      <w:r w:rsidR="00E47CA9">
        <w:t xml:space="preserve"> </w:t>
      </w:r>
      <w:r w:rsidR="00BE4A1F">
        <w:t>=</w:t>
      </w:r>
      <w:r w:rsidR="00E47CA9">
        <w:t xml:space="preserve"> </w:t>
      </w:r>
      <w:r>
        <w:t>12,3 a </w:t>
      </w:r>
      <w:r w:rsidR="00BE4A1F">
        <w:t>beta</w:t>
      </w:r>
      <w:r w:rsidR="00E47CA9">
        <w:t xml:space="preserve"> </w:t>
      </w:r>
      <w:r w:rsidR="00BE4A1F">
        <w:t>=</w:t>
      </w:r>
      <w:r w:rsidR="00E47CA9">
        <w:t xml:space="preserve"> </w:t>
      </w:r>
      <w:r>
        <w:t>1,9</w:t>
      </w:r>
      <w:r w:rsidR="00565828">
        <w:t>1.</w:t>
      </w:r>
    </w:p>
    <w:p w14:paraId="237BE3EC" w14:textId="7F47B6BA" w:rsidR="004868C1" w:rsidRPr="004868C1" w:rsidRDefault="004868C1" w:rsidP="00FC7E7C">
      <w:pPr>
        <w:spacing w:after="0" w:line="276" w:lineRule="auto"/>
        <w:ind w:firstLine="0"/>
        <w:mirrorIndents w:val="0"/>
        <w:jc w:val="left"/>
        <w:rPr>
          <w:rFonts w:eastAsia="Times New Roman" w:cs="Times New Roman"/>
          <w:szCs w:val="24"/>
          <w:lang w:eastAsia="sk-SK"/>
        </w:rPr>
      </w:pPr>
      <w:r w:rsidRPr="004868C1">
        <w:rPr>
          <w:noProof/>
        </w:rPr>
        <w:drawing>
          <wp:anchor distT="0" distB="0" distL="114300" distR="114300" simplePos="0" relativeHeight="251658256" behindDoc="0" locked="0" layoutInCell="1" allowOverlap="1" wp14:anchorId="7D684068" wp14:editId="3729809B">
            <wp:simplePos x="0" y="0"/>
            <wp:positionH relativeFrom="margin">
              <wp:align>center</wp:align>
            </wp:positionH>
            <wp:positionV relativeFrom="paragraph">
              <wp:posOffset>3175</wp:posOffset>
            </wp:positionV>
            <wp:extent cx="4993420" cy="2802261"/>
            <wp:effectExtent l="0" t="0" r="0" b="0"/>
            <wp:wrapTopAndBottom/>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93420" cy="28022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63D2DB" w14:textId="593FAE25" w:rsidR="00EF6D5E" w:rsidRDefault="00EF6D5E" w:rsidP="00EF6D5E">
      <w:pPr>
        <w:pStyle w:val="Nadpis2"/>
      </w:pPr>
      <w:bookmarkStart w:id="16" w:name="_Toc121695275"/>
      <w:r>
        <w:lastRenderedPageBreak/>
        <w:t>Doba obsluhy(POLIEVKA) v rade pre výdaj stravy pre stravníkov, ktorí si jedlo neobjedali predom</w:t>
      </w:r>
      <w:bookmarkEnd w:id="16"/>
      <w:r>
        <w:t xml:space="preserve"> </w:t>
      </w:r>
    </w:p>
    <w:p w14:paraId="7B08B02F" w14:textId="4C2AA8E9" w:rsidR="00565828" w:rsidRPr="00565828" w:rsidRDefault="00565828" w:rsidP="00D56DEC">
      <w:pPr>
        <w:ind w:firstLine="0"/>
      </w:pPr>
      <w:r>
        <w:t xml:space="preserve">Gama rozdelenie pravdepodobnosti s parametrami </w:t>
      </w:r>
      <w:r w:rsidR="00BE4A1F">
        <w:t>alfa</w:t>
      </w:r>
      <w:r w:rsidR="00E47CA9">
        <w:t xml:space="preserve"> </w:t>
      </w:r>
      <w:r w:rsidR="00BE4A1F">
        <w:t>=</w:t>
      </w:r>
      <w:r w:rsidR="00E47CA9">
        <w:t xml:space="preserve"> </w:t>
      </w:r>
      <w:r>
        <w:t>6,25 a </w:t>
      </w:r>
      <w:r w:rsidR="00BE4A1F">
        <w:t>beta</w:t>
      </w:r>
      <w:r w:rsidR="00E47CA9">
        <w:t xml:space="preserve"> </w:t>
      </w:r>
      <w:r w:rsidR="00BE4A1F">
        <w:t>=</w:t>
      </w:r>
      <w:r w:rsidR="00E47CA9">
        <w:t xml:space="preserve"> </w:t>
      </w:r>
      <w:r>
        <w:t>2,65.</w:t>
      </w:r>
    </w:p>
    <w:p w14:paraId="741B1DF2" w14:textId="54A944B1" w:rsidR="004868C1" w:rsidRPr="004868C1" w:rsidRDefault="004868C1" w:rsidP="00FC7E7C">
      <w:pPr>
        <w:spacing w:after="0" w:line="276" w:lineRule="auto"/>
        <w:ind w:firstLine="0"/>
        <w:mirrorIndents w:val="0"/>
        <w:jc w:val="left"/>
        <w:rPr>
          <w:rFonts w:eastAsia="Times New Roman" w:cs="Times New Roman"/>
          <w:szCs w:val="24"/>
          <w:lang w:eastAsia="sk-SK"/>
        </w:rPr>
      </w:pPr>
      <w:r w:rsidRPr="004868C1">
        <w:rPr>
          <w:noProof/>
        </w:rPr>
        <w:drawing>
          <wp:anchor distT="0" distB="0" distL="114300" distR="114300" simplePos="0" relativeHeight="251658255" behindDoc="0" locked="0" layoutInCell="1" allowOverlap="1" wp14:anchorId="494195C2" wp14:editId="70D8C8A6">
            <wp:simplePos x="0" y="0"/>
            <wp:positionH relativeFrom="margin">
              <wp:align>center</wp:align>
            </wp:positionH>
            <wp:positionV relativeFrom="paragraph">
              <wp:posOffset>-6350</wp:posOffset>
            </wp:positionV>
            <wp:extent cx="5759450" cy="3049905"/>
            <wp:effectExtent l="0" t="0" r="0" b="0"/>
            <wp:wrapTopAndBottom/>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049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F253B6" w14:textId="3A822E15" w:rsidR="002C239D" w:rsidRDefault="002C239D" w:rsidP="00FC7E7C">
      <w:pPr>
        <w:spacing w:after="0" w:line="276" w:lineRule="auto"/>
        <w:ind w:firstLine="0"/>
        <w:mirrorIndents w:val="0"/>
        <w:jc w:val="left"/>
        <w:rPr>
          <w:rFonts w:eastAsia="Times New Roman" w:cs="Times New Roman"/>
          <w:szCs w:val="24"/>
          <w:lang w:eastAsia="sk-SK"/>
        </w:rPr>
      </w:pPr>
    </w:p>
    <w:p w14:paraId="2F2EA19D" w14:textId="2D023952" w:rsidR="002C239D" w:rsidRDefault="002C239D" w:rsidP="002C239D">
      <w:pPr>
        <w:pStyle w:val="Nadpis2"/>
      </w:pPr>
      <w:bookmarkStart w:id="17" w:name="_Toc121695276"/>
      <w:r>
        <w:t>Doba čakania v rade pre odklad tácok, použitého radu a čas odkladania</w:t>
      </w:r>
      <w:bookmarkEnd w:id="17"/>
    </w:p>
    <w:p w14:paraId="2E0AA428" w14:textId="0D7FD210" w:rsidR="00565828" w:rsidRPr="005B5B06" w:rsidRDefault="00565828" w:rsidP="00D56DEC">
      <w:pPr>
        <w:ind w:firstLine="0"/>
      </w:pPr>
      <w:r>
        <w:t xml:space="preserve">Gama rozdelenie pravdepodobnosti s parametrami </w:t>
      </w:r>
      <w:r w:rsidR="00BE4A1F">
        <w:t>alfa</w:t>
      </w:r>
      <w:r w:rsidR="00CD1FC8">
        <w:t xml:space="preserve"> </w:t>
      </w:r>
      <w:r w:rsidR="00BE4A1F">
        <w:t>=</w:t>
      </w:r>
      <w:r w:rsidR="00CD1FC8">
        <w:t xml:space="preserve"> </w:t>
      </w:r>
      <w:r>
        <w:t>2,35 a </w:t>
      </w:r>
      <w:r w:rsidR="00BE4A1F">
        <w:t>beta</w:t>
      </w:r>
      <w:r w:rsidR="00CD1FC8">
        <w:t xml:space="preserve"> </w:t>
      </w:r>
      <w:r w:rsidR="00BE4A1F">
        <w:t>=</w:t>
      </w:r>
      <w:r w:rsidR="00CD1FC8">
        <w:t xml:space="preserve"> </w:t>
      </w:r>
      <w:r>
        <w:t>3,11</w:t>
      </w:r>
      <w:r w:rsidR="0048388A">
        <w:t>.</w:t>
      </w:r>
    </w:p>
    <w:p w14:paraId="20190710" w14:textId="25715FCF" w:rsidR="00F01832" w:rsidRPr="00F01832" w:rsidRDefault="00F01832" w:rsidP="00FC7E7C">
      <w:pPr>
        <w:spacing w:after="0" w:line="276" w:lineRule="auto"/>
        <w:ind w:firstLine="0"/>
        <w:mirrorIndents w:val="0"/>
        <w:jc w:val="left"/>
        <w:rPr>
          <w:rFonts w:eastAsia="Times New Roman" w:cs="Times New Roman"/>
          <w:szCs w:val="24"/>
          <w:lang w:eastAsia="sk-SK"/>
        </w:rPr>
      </w:pPr>
      <w:r w:rsidRPr="00F01832">
        <w:rPr>
          <w:noProof/>
        </w:rPr>
        <w:drawing>
          <wp:anchor distT="0" distB="0" distL="114300" distR="114300" simplePos="0" relativeHeight="251658254" behindDoc="0" locked="0" layoutInCell="1" allowOverlap="1" wp14:anchorId="5DFF241B" wp14:editId="2B101173">
            <wp:simplePos x="0" y="0"/>
            <wp:positionH relativeFrom="margin">
              <wp:align>center</wp:align>
            </wp:positionH>
            <wp:positionV relativeFrom="paragraph">
              <wp:posOffset>1270</wp:posOffset>
            </wp:positionV>
            <wp:extent cx="4788707" cy="2695297"/>
            <wp:effectExtent l="0" t="0" r="0" b="0"/>
            <wp:wrapTopAndBottom/>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88707" cy="26952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12B4D8" w14:textId="5A2D8D90" w:rsidR="006E5D7E" w:rsidRDefault="002E4610" w:rsidP="006E5D7E">
      <w:pPr>
        <w:pStyle w:val="Nadpis2"/>
        <w:rPr>
          <w:rFonts w:eastAsia="Times New Roman"/>
          <w:lang w:eastAsia="sk-SK"/>
        </w:rPr>
      </w:pPr>
      <w:bookmarkStart w:id="18" w:name="_Toc121695277"/>
      <w:r>
        <w:rPr>
          <w:rFonts w:eastAsia="Times New Roman"/>
          <w:lang w:eastAsia="sk-SK"/>
        </w:rPr>
        <w:lastRenderedPageBreak/>
        <w:t>Príchody stravníkov</w:t>
      </w:r>
      <w:bookmarkEnd w:id="18"/>
    </w:p>
    <w:p w14:paraId="209CC520" w14:textId="752764B9" w:rsidR="00B7696A" w:rsidRPr="00B7696A" w:rsidRDefault="00B7696A" w:rsidP="00B72402">
      <w:pPr>
        <w:ind w:firstLine="578"/>
        <w:rPr>
          <w:lang w:eastAsia="sk-SK"/>
        </w:rPr>
      </w:pPr>
      <w:r>
        <w:rPr>
          <w:lang w:eastAsia="sk-SK"/>
        </w:rPr>
        <w:t>Meranie príchodu stravníkov sme rozdelili na 3 časti.</w:t>
      </w:r>
    </w:p>
    <w:p w14:paraId="083E60DF" w14:textId="03500DB7" w:rsidR="006E5D7E" w:rsidRPr="00377DDA" w:rsidRDefault="00377DDA" w:rsidP="00377DDA">
      <w:pPr>
        <w:ind w:firstLine="0"/>
        <w:rPr>
          <w:lang w:eastAsia="sk-SK"/>
        </w:rPr>
      </w:pPr>
      <w:r w:rsidRPr="006E5D7E">
        <w:rPr>
          <w:noProof/>
          <w:lang w:eastAsia="sk-SK"/>
        </w:rPr>
        <w:drawing>
          <wp:anchor distT="0" distB="0" distL="114300" distR="114300" simplePos="0" relativeHeight="251658253" behindDoc="0" locked="0" layoutInCell="1" allowOverlap="1" wp14:anchorId="77BC2758" wp14:editId="312AC660">
            <wp:simplePos x="0" y="0"/>
            <wp:positionH relativeFrom="margin">
              <wp:align>left</wp:align>
            </wp:positionH>
            <wp:positionV relativeFrom="paragraph">
              <wp:posOffset>194310</wp:posOffset>
            </wp:positionV>
            <wp:extent cx="5579745" cy="3105785"/>
            <wp:effectExtent l="0" t="0" r="1905" b="0"/>
            <wp:wrapTopAndBottom/>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9745" cy="3105785"/>
                    </a:xfrm>
                    <a:prstGeom prst="rect">
                      <a:avLst/>
                    </a:prstGeom>
                    <a:noFill/>
                    <a:ln>
                      <a:noFill/>
                    </a:ln>
                  </pic:spPr>
                </pic:pic>
              </a:graphicData>
            </a:graphic>
            <wp14:sizeRelH relativeFrom="page">
              <wp14:pctWidth>0</wp14:pctWidth>
            </wp14:sizeRelH>
            <wp14:sizeRelV relativeFrom="page">
              <wp14:pctHeight>0</wp14:pctHeight>
            </wp14:sizeRelV>
          </wp:anchor>
        </w:drawing>
      </w:r>
      <w:r w:rsidR="006E5D7E">
        <w:rPr>
          <w:lang w:eastAsia="sk-SK"/>
        </w:rPr>
        <w:t>Exponenciálne rozdelenie s</w:t>
      </w:r>
      <w:r w:rsidR="0048388A">
        <w:rPr>
          <w:lang w:eastAsia="sk-SK"/>
        </w:rPr>
        <w:t xml:space="preserve"> parametrom </w:t>
      </w:r>
      <w:r w:rsidR="00BE4A1F">
        <w:rPr>
          <w:lang w:eastAsia="sk-SK"/>
        </w:rPr>
        <w:t>lambda</w:t>
      </w:r>
      <w:r w:rsidR="00E47CA9">
        <w:rPr>
          <w:lang w:eastAsia="sk-SK"/>
        </w:rPr>
        <w:t xml:space="preserve"> </w:t>
      </w:r>
      <w:r w:rsidR="00BE4A1F">
        <w:rPr>
          <w:lang w:eastAsia="sk-SK"/>
        </w:rPr>
        <w:t>=</w:t>
      </w:r>
      <w:r w:rsidR="00E47CA9">
        <w:rPr>
          <w:lang w:eastAsia="sk-SK"/>
        </w:rPr>
        <w:t xml:space="preserve"> </w:t>
      </w:r>
      <w:r w:rsidR="0048388A">
        <w:rPr>
          <w:lang w:eastAsia="sk-SK"/>
        </w:rPr>
        <w:t>10,3.</w:t>
      </w:r>
    </w:p>
    <w:p w14:paraId="201715D3" w14:textId="4C3AF828" w:rsidR="00B875C2" w:rsidRDefault="00B875C2" w:rsidP="006E5D7E">
      <w:pPr>
        <w:spacing w:after="0" w:line="240" w:lineRule="auto"/>
        <w:ind w:firstLine="0"/>
        <w:mirrorIndents w:val="0"/>
        <w:jc w:val="left"/>
        <w:rPr>
          <w:rFonts w:eastAsia="Times New Roman" w:cs="Times New Roman"/>
          <w:szCs w:val="24"/>
          <w:lang w:val="en-GB" w:eastAsia="en-GB"/>
        </w:rPr>
      </w:pPr>
    </w:p>
    <w:p w14:paraId="75E6CB6F" w14:textId="084FA93A" w:rsidR="00B875C2" w:rsidRDefault="00B875C2" w:rsidP="006E5D7E">
      <w:pPr>
        <w:spacing w:after="0" w:line="240" w:lineRule="auto"/>
        <w:ind w:firstLine="0"/>
        <w:mirrorIndents w:val="0"/>
        <w:jc w:val="left"/>
        <w:rPr>
          <w:rFonts w:eastAsia="Times New Roman" w:cs="Times New Roman"/>
          <w:szCs w:val="24"/>
          <w:lang w:val="en-GB" w:eastAsia="en-GB"/>
        </w:rPr>
      </w:pPr>
      <w:r>
        <w:rPr>
          <w:rFonts w:eastAsia="Times New Roman" w:cs="Times New Roman"/>
          <w:szCs w:val="24"/>
          <w:lang w:val="en-GB" w:eastAsia="en-GB"/>
        </w:rPr>
        <w:t xml:space="preserve">Exponenciálne rozdelenie s parametrom </w:t>
      </w:r>
      <w:r w:rsidR="00B16FA2">
        <w:rPr>
          <w:rFonts w:eastAsia="Times New Roman" w:cs="Times New Roman"/>
          <w:szCs w:val="24"/>
          <w:lang w:val="en-GB" w:eastAsia="en-GB"/>
        </w:rPr>
        <w:t>lambda</w:t>
      </w:r>
      <w:r w:rsidR="00CD1FC8">
        <w:rPr>
          <w:rFonts w:eastAsia="Times New Roman" w:cs="Times New Roman"/>
          <w:szCs w:val="24"/>
          <w:lang w:val="en-GB" w:eastAsia="en-GB"/>
        </w:rPr>
        <w:t xml:space="preserve"> </w:t>
      </w:r>
      <w:r w:rsidR="00B16FA2">
        <w:rPr>
          <w:rFonts w:eastAsia="Times New Roman" w:cs="Times New Roman"/>
          <w:szCs w:val="24"/>
          <w:lang w:val="en-GB" w:eastAsia="en-GB"/>
        </w:rPr>
        <w:t>=</w:t>
      </w:r>
      <w:r w:rsidR="00CD1FC8">
        <w:rPr>
          <w:rFonts w:eastAsia="Times New Roman" w:cs="Times New Roman"/>
          <w:szCs w:val="24"/>
          <w:lang w:val="en-GB" w:eastAsia="en-GB"/>
        </w:rPr>
        <w:t xml:space="preserve"> </w:t>
      </w:r>
      <w:r>
        <w:rPr>
          <w:rFonts w:eastAsia="Times New Roman" w:cs="Times New Roman"/>
          <w:szCs w:val="24"/>
          <w:lang w:val="en-GB" w:eastAsia="en-GB"/>
        </w:rPr>
        <w:t>21</w:t>
      </w:r>
    </w:p>
    <w:p w14:paraId="1ECFA06A" w14:textId="77777777" w:rsidR="00D56DEC" w:rsidRDefault="00D56DEC" w:rsidP="006E5D7E">
      <w:pPr>
        <w:spacing w:after="0" w:line="240" w:lineRule="auto"/>
        <w:ind w:firstLine="0"/>
        <w:mirrorIndents w:val="0"/>
        <w:jc w:val="left"/>
        <w:rPr>
          <w:rFonts w:eastAsia="Times New Roman" w:cs="Times New Roman"/>
          <w:szCs w:val="24"/>
          <w:lang w:val="en-GB" w:eastAsia="en-GB"/>
        </w:rPr>
      </w:pPr>
    </w:p>
    <w:p w14:paraId="39A3507E" w14:textId="12BA939E" w:rsidR="00B875C2" w:rsidRDefault="00B875C2" w:rsidP="00B875C2">
      <w:pPr>
        <w:spacing w:after="0" w:line="240" w:lineRule="auto"/>
        <w:ind w:firstLine="0"/>
        <w:mirrorIndents w:val="0"/>
        <w:jc w:val="left"/>
        <w:rPr>
          <w:rFonts w:eastAsia="Times New Roman" w:cs="Times New Roman"/>
          <w:szCs w:val="24"/>
          <w:lang w:val="en-GB" w:eastAsia="en-GB"/>
        </w:rPr>
      </w:pPr>
      <w:r w:rsidRPr="00B875C2">
        <w:rPr>
          <w:rFonts w:eastAsia="Times New Roman" w:cs="Times New Roman"/>
          <w:noProof/>
          <w:szCs w:val="24"/>
          <w:lang w:val="en-GB" w:eastAsia="en-GB"/>
        </w:rPr>
        <w:drawing>
          <wp:anchor distT="0" distB="0" distL="114300" distR="114300" simplePos="0" relativeHeight="251658252" behindDoc="0" locked="0" layoutInCell="1" allowOverlap="1" wp14:anchorId="1AD35CFF" wp14:editId="57E27285">
            <wp:simplePos x="0" y="0"/>
            <wp:positionH relativeFrom="margin">
              <wp:align>center</wp:align>
            </wp:positionH>
            <wp:positionV relativeFrom="paragraph">
              <wp:posOffset>-6350</wp:posOffset>
            </wp:positionV>
            <wp:extent cx="5579745" cy="3067685"/>
            <wp:effectExtent l="0" t="0" r="1905" b="0"/>
            <wp:wrapTopAndBottom/>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79745" cy="3067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BDD4C4" w14:textId="08D600F2" w:rsidR="00B875C2" w:rsidRDefault="00B875C2" w:rsidP="00B875C2">
      <w:pPr>
        <w:spacing w:after="0" w:line="240" w:lineRule="auto"/>
        <w:ind w:firstLine="0"/>
        <w:mirrorIndents w:val="0"/>
        <w:jc w:val="left"/>
        <w:rPr>
          <w:rFonts w:eastAsia="Times New Roman" w:cs="Times New Roman"/>
          <w:szCs w:val="24"/>
          <w:lang w:val="en-GB" w:eastAsia="en-GB"/>
        </w:rPr>
      </w:pPr>
      <w:r>
        <w:rPr>
          <w:rFonts w:eastAsia="Times New Roman" w:cs="Times New Roman"/>
          <w:szCs w:val="24"/>
          <w:lang w:val="en-GB" w:eastAsia="en-GB"/>
        </w:rPr>
        <w:tab/>
      </w:r>
    </w:p>
    <w:p w14:paraId="5B70224D" w14:textId="77777777" w:rsidR="00CD1FC8" w:rsidRDefault="00B875C2" w:rsidP="00B875C2">
      <w:pPr>
        <w:spacing w:after="0" w:line="240" w:lineRule="auto"/>
        <w:ind w:firstLine="0"/>
        <w:mirrorIndents w:val="0"/>
        <w:jc w:val="left"/>
        <w:rPr>
          <w:rFonts w:eastAsia="Times New Roman" w:cs="Times New Roman"/>
          <w:szCs w:val="24"/>
          <w:lang w:val="en-GB" w:eastAsia="en-GB"/>
        </w:rPr>
      </w:pPr>
      <w:r>
        <w:rPr>
          <w:rFonts w:eastAsia="Times New Roman" w:cs="Times New Roman"/>
          <w:szCs w:val="24"/>
          <w:lang w:val="en-GB" w:eastAsia="en-GB"/>
        </w:rPr>
        <w:tab/>
      </w:r>
    </w:p>
    <w:p w14:paraId="663A485B" w14:textId="77777777" w:rsidR="00377DDA" w:rsidRDefault="00377DDA" w:rsidP="00B875C2">
      <w:pPr>
        <w:spacing w:after="0" w:line="240" w:lineRule="auto"/>
        <w:ind w:firstLine="0"/>
        <w:mirrorIndents w:val="0"/>
        <w:jc w:val="left"/>
        <w:rPr>
          <w:rFonts w:eastAsia="Times New Roman" w:cs="Times New Roman"/>
          <w:szCs w:val="24"/>
          <w:lang w:val="en-GB" w:eastAsia="en-GB"/>
        </w:rPr>
      </w:pPr>
    </w:p>
    <w:p w14:paraId="081D355A" w14:textId="2C831B1D" w:rsidR="00CD1FC8" w:rsidRDefault="00CD1FC8">
      <w:pPr>
        <w:spacing w:after="160" w:line="259" w:lineRule="auto"/>
        <w:ind w:firstLine="0"/>
        <w:mirrorIndents w:val="0"/>
        <w:jc w:val="left"/>
        <w:rPr>
          <w:rFonts w:eastAsia="Times New Roman" w:cs="Times New Roman"/>
          <w:szCs w:val="24"/>
          <w:lang w:val="en-GB" w:eastAsia="en-GB"/>
        </w:rPr>
      </w:pPr>
    </w:p>
    <w:p w14:paraId="14EF05EE" w14:textId="77E0DA22" w:rsidR="00B875C2" w:rsidRDefault="00B875C2" w:rsidP="00B72402">
      <w:pPr>
        <w:spacing w:after="0" w:line="240" w:lineRule="auto"/>
        <w:ind w:firstLine="0"/>
        <w:mirrorIndents w:val="0"/>
        <w:jc w:val="left"/>
        <w:rPr>
          <w:rFonts w:eastAsia="Times New Roman" w:cs="Times New Roman"/>
          <w:szCs w:val="24"/>
          <w:lang w:val="en-GB" w:eastAsia="en-GB"/>
        </w:rPr>
      </w:pPr>
      <w:r>
        <w:rPr>
          <w:rFonts w:eastAsia="Times New Roman" w:cs="Times New Roman"/>
          <w:szCs w:val="24"/>
          <w:lang w:val="en-GB" w:eastAsia="en-GB"/>
        </w:rPr>
        <w:lastRenderedPageBreak/>
        <w:t xml:space="preserve">Exponenciálne rozdelenie s prametrom </w:t>
      </w:r>
      <w:r w:rsidR="00B16FA2">
        <w:rPr>
          <w:rFonts w:eastAsia="Times New Roman" w:cs="Times New Roman"/>
          <w:szCs w:val="24"/>
          <w:lang w:val="en-GB" w:eastAsia="en-GB"/>
        </w:rPr>
        <w:t>lambda</w:t>
      </w:r>
      <w:r w:rsidR="00CD1FC8">
        <w:rPr>
          <w:rFonts w:eastAsia="Times New Roman" w:cs="Times New Roman"/>
          <w:szCs w:val="24"/>
          <w:lang w:val="en-GB" w:eastAsia="en-GB"/>
        </w:rPr>
        <w:t xml:space="preserve"> </w:t>
      </w:r>
      <w:r w:rsidR="00B16FA2">
        <w:rPr>
          <w:rFonts w:eastAsia="Times New Roman" w:cs="Times New Roman"/>
          <w:szCs w:val="24"/>
          <w:lang w:val="en-GB" w:eastAsia="en-GB"/>
        </w:rPr>
        <w:t>=</w:t>
      </w:r>
      <w:r w:rsidR="00CD1FC8">
        <w:rPr>
          <w:rFonts w:eastAsia="Times New Roman" w:cs="Times New Roman"/>
          <w:szCs w:val="24"/>
          <w:lang w:val="en-GB" w:eastAsia="en-GB"/>
        </w:rPr>
        <w:t xml:space="preserve"> </w:t>
      </w:r>
      <w:r>
        <w:rPr>
          <w:rFonts w:eastAsia="Times New Roman" w:cs="Times New Roman"/>
          <w:szCs w:val="24"/>
          <w:lang w:val="en-GB" w:eastAsia="en-GB"/>
        </w:rPr>
        <w:t>14.1</w:t>
      </w:r>
    </w:p>
    <w:p w14:paraId="2C6FD482" w14:textId="77777777" w:rsidR="00CD1FC8" w:rsidRDefault="00CD1FC8" w:rsidP="00CD1FC8">
      <w:pPr>
        <w:spacing w:after="0" w:line="240" w:lineRule="auto"/>
        <w:ind w:firstLine="708"/>
        <w:mirrorIndents w:val="0"/>
        <w:jc w:val="left"/>
        <w:rPr>
          <w:rFonts w:eastAsia="Times New Roman" w:cs="Times New Roman"/>
          <w:szCs w:val="24"/>
          <w:lang w:val="en-GB" w:eastAsia="en-GB"/>
        </w:rPr>
      </w:pPr>
    </w:p>
    <w:p w14:paraId="7F060A8F" w14:textId="24D843AD" w:rsidR="00377DDA" w:rsidRPr="002E4610" w:rsidRDefault="00B875C2" w:rsidP="0031798A">
      <w:pPr>
        <w:spacing w:after="0" w:line="240" w:lineRule="auto"/>
        <w:ind w:firstLine="0"/>
        <w:mirrorIndents w:val="0"/>
        <w:jc w:val="left"/>
        <w:rPr>
          <w:lang w:eastAsia="sk-SK"/>
        </w:rPr>
      </w:pPr>
      <w:r w:rsidRPr="00B875C2">
        <w:rPr>
          <w:rFonts w:eastAsia="Times New Roman" w:cs="Times New Roman"/>
          <w:noProof/>
          <w:szCs w:val="24"/>
          <w:lang w:val="en-GB" w:eastAsia="en-GB"/>
        </w:rPr>
        <w:drawing>
          <wp:anchor distT="0" distB="0" distL="114300" distR="114300" simplePos="0" relativeHeight="251658251" behindDoc="0" locked="0" layoutInCell="1" allowOverlap="1" wp14:anchorId="35D40A78" wp14:editId="5BCBE1BB">
            <wp:simplePos x="0" y="0"/>
            <wp:positionH relativeFrom="margin">
              <wp:align>center</wp:align>
            </wp:positionH>
            <wp:positionV relativeFrom="paragraph">
              <wp:posOffset>-1905</wp:posOffset>
            </wp:positionV>
            <wp:extent cx="5579745" cy="2837180"/>
            <wp:effectExtent l="0" t="0" r="1905" b="1270"/>
            <wp:wrapTopAndBottom/>
            <wp:docPr id="36" name="Picture 36"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histo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9745" cy="2837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66B424" w14:textId="77DF5C90" w:rsidR="00496953" w:rsidRDefault="00117AA8" w:rsidP="00496953">
      <w:pPr>
        <w:pStyle w:val="Nadpis2"/>
      </w:pPr>
      <w:bookmarkStart w:id="19" w:name="_Toc121695278"/>
      <w:r>
        <w:t>Rozdelenie stravníkov do skupín a radov</w:t>
      </w:r>
      <w:bookmarkEnd w:id="19"/>
    </w:p>
    <w:p w14:paraId="41F8B4AD" w14:textId="69B531EF" w:rsidR="00EE4862" w:rsidRPr="00EE4862" w:rsidRDefault="00480C2D" w:rsidP="00EE4862">
      <w:r>
        <w:t xml:space="preserve">Dáta nebolo nutné analyzovať nástrojom Input Analyzer. Jednoduchým aritmetickým priemerom sme vypočítali koľko stravníkov bude stáť v ktorom rade. </w:t>
      </w:r>
    </w:p>
    <w:p w14:paraId="1A4FDEFD" w14:textId="64F150C8" w:rsidR="00E67D35" w:rsidRPr="00E67D35" w:rsidRDefault="001E5EA6" w:rsidP="00E67D35">
      <w:r>
        <w:rPr>
          <w:noProof/>
        </w:rPr>
        <w:drawing>
          <wp:anchor distT="0" distB="0" distL="114300" distR="114300" simplePos="0" relativeHeight="251658250" behindDoc="0" locked="0" layoutInCell="1" allowOverlap="1" wp14:anchorId="1425A362" wp14:editId="16D21116">
            <wp:simplePos x="0" y="0"/>
            <wp:positionH relativeFrom="margin">
              <wp:align>center</wp:align>
            </wp:positionH>
            <wp:positionV relativeFrom="paragraph">
              <wp:posOffset>-5715</wp:posOffset>
            </wp:positionV>
            <wp:extent cx="5124450" cy="3543300"/>
            <wp:effectExtent l="0" t="0" r="0" b="0"/>
            <wp:wrapTopAndBottom/>
            <wp:docPr id="1" name="Obrázok 1" descr="Obrázok, na ktorom je stô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ok 1" descr="Obrázok, na ktorom je stôl&#10;&#10;Automaticky generovaný popis"/>
                    <pic:cNvPicPr/>
                  </pic:nvPicPr>
                  <pic:blipFill>
                    <a:blip r:embed="rId27">
                      <a:extLst>
                        <a:ext uri="{28A0092B-C50C-407E-A947-70E740481C1C}">
                          <a14:useLocalDpi xmlns:a14="http://schemas.microsoft.com/office/drawing/2010/main" val="0"/>
                        </a:ext>
                      </a:extLst>
                    </a:blip>
                    <a:stretch>
                      <a:fillRect/>
                    </a:stretch>
                  </pic:blipFill>
                  <pic:spPr>
                    <a:xfrm>
                      <a:off x="0" y="0"/>
                      <a:ext cx="5124450" cy="3543300"/>
                    </a:xfrm>
                    <a:prstGeom prst="rect">
                      <a:avLst/>
                    </a:prstGeom>
                  </pic:spPr>
                </pic:pic>
              </a:graphicData>
            </a:graphic>
            <wp14:sizeRelH relativeFrom="page">
              <wp14:pctWidth>0</wp14:pctWidth>
            </wp14:sizeRelH>
            <wp14:sizeRelV relativeFrom="page">
              <wp14:pctHeight>0</wp14:pctHeight>
            </wp14:sizeRelV>
          </wp:anchor>
        </w:drawing>
      </w:r>
    </w:p>
    <w:p w14:paraId="22AFD87B" w14:textId="70EC7547" w:rsidR="00496953" w:rsidRDefault="001043B5" w:rsidP="001043B5">
      <w:pPr>
        <w:pStyle w:val="Nadpis2"/>
      </w:pPr>
      <w:bookmarkStart w:id="20" w:name="_Toc121695279"/>
      <w:r>
        <w:lastRenderedPageBreak/>
        <w:t>Čas pozerania vystaveného jedla</w:t>
      </w:r>
      <w:bookmarkEnd w:id="20"/>
    </w:p>
    <w:p w14:paraId="3A5C1DF4" w14:textId="1F0D1EE4" w:rsidR="00D508F6" w:rsidRPr="00D508F6" w:rsidRDefault="00346935" w:rsidP="00346935">
      <w:r>
        <w:t xml:space="preserve">Dáta nebolo nutné analyzovať nástrojom Input Analyzer. Jednoduchým aritmetickým priemerom sme vypočítali koľko stravníkov bude stáť v ktorom rade. </w:t>
      </w:r>
    </w:p>
    <w:p w14:paraId="103FFC05" w14:textId="0D48FFD1" w:rsidR="001043B5" w:rsidRPr="001043B5" w:rsidRDefault="001043B5" w:rsidP="001043B5">
      <w:r w:rsidRPr="001043B5">
        <w:rPr>
          <w:noProof/>
        </w:rPr>
        <w:drawing>
          <wp:inline distT="0" distB="0" distL="0" distR="0" wp14:anchorId="448AAC4C" wp14:editId="1700C25E">
            <wp:extent cx="960203" cy="647756"/>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960203" cy="647756"/>
                    </a:xfrm>
                    <a:prstGeom prst="rect">
                      <a:avLst/>
                    </a:prstGeom>
                  </pic:spPr>
                </pic:pic>
              </a:graphicData>
            </a:graphic>
          </wp:inline>
        </w:drawing>
      </w:r>
    </w:p>
    <w:p w14:paraId="591293D2" w14:textId="1007859A" w:rsidR="00790509" w:rsidRPr="00790509" w:rsidRDefault="00790509" w:rsidP="00867D47">
      <w:pPr>
        <w:spacing w:after="160" w:line="259" w:lineRule="auto"/>
        <w:ind w:firstLine="0"/>
        <w:mirrorIndents w:val="0"/>
        <w:jc w:val="left"/>
      </w:pPr>
    </w:p>
    <w:p w14:paraId="2CC651D2" w14:textId="77777777" w:rsidR="0031798A" w:rsidRDefault="0031798A">
      <w:pPr>
        <w:spacing w:after="160" w:line="259" w:lineRule="auto"/>
        <w:ind w:firstLine="0"/>
        <w:mirrorIndents w:val="0"/>
        <w:jc w:val="left"/>
        <w:rPr>
          <w:rFonts w:eastAsiaTheme="majorEastAsia" w:cstheme="majorBidi"/>
          <w:b/>
          <w:caps/>
          <w:sz w:val="32"/>
          <w:szCs w:val="32"/>
        </w:rPr>
      </w:pPr>
      <w:r>
        <w:br w:type="page"/>
      </w:r>
    </w:p>
    <w:p w14:paraId="2F5AEA40" w14:textId="48ACEB29" w:rsidR="00D95686" w:rsidRDefault="00D95686" w:rsidP="00FC7E7C">
      <w:pPr>
        <w:pStyle w:val="Nadpis1"/>
        <w:spacing w:line="276" w:lineRule="auto"/>
      </w:pPr>
      <w:bookmarkStart w:id="21" w:name="_Toc121695280"/>
      <w:r>
        <w:lastRenderedPageBreak/>
        <w:t>postup tvorby simulačného modelu</w:t>
      </w:r>
      <w:bookmarkEnd w:id="21"/>
    </w:p>
    <w:p w14:paraId="7AA1919E" w14:textId="2D94FB24" w:rsidR="00A20A52" w:rsidRDefault="00BE55FF" w:rsidP="00FC7E7C">
      <w:pPr>
        <w:spacing w:line="276" w:lineRule="auto"/>
      </w:pPr>
      <w:r>
        <w:t xml:space="preserve">Na začiatku sme si určili </w:t>
      </w:r>
      <w:r w:rsidR="00354C36">
        <w:t xml:space="preserve">vhodný nástroj na </w:t>
      </w:r>
      <w:r w:rsidR="00346B34">
        <w:t>impl</w:t>
      </w:r>
      <w:r w:rsidR="00A20A52">
        <w:t>emen</w:t>
      </w:r>
      <w:r w:rsidR="00346B34">
        <w:t>táciu</w:t>
      </w:r>
      <w:r w:rsidR="00354C36">
        <w:t xml:space="preserve"> simulačného modul</w:t>
      </w:r>
      <w:r w:rsidR="007A066C">
        <w:t xml:space="preserve">u. </w:t>
      </w:r>
      <w:r w:rsidR="00327A28">
        <w:t xml:space="preserve">Pretože </w:t>
      </w:r>
      <w:r w:rsidR="00FE2DF4">
        <w:t xml:space="preserve">počas cvičení </w:t>
      </w:r>
      <w:r w:rsidR="00E31CF4">
        <w:t>sme pracovali s nástrojom AnyLogic</w:t>
      </w:r>
      <w:r w:rsidR="00B13B32">
        <w:t>,</w:t>
      </w:r>
      <w:r w:rsidR="00D7099B">
        <w:t xml:space="preserve"> </w:t>
      </w:r>
      <w:r w:rsidR="00B13B32">
        <w:t>tento</w:t>
      </w:r>
      <w:r w:rsidR="00D7099B">
        <w:t> </w:t>
      </w:r>
      <w:r w:rsidR="001E347F">
        <w:t>nástroj</w:t>
      </w:r>
      <w:r w:rsidR="00535FAB">
        <w:t xml:space="preserve"> sme zvolili </w:t>
      </w:r>
      <w:r w:rsidR="009C1C44">
        <w:t xml:space="preserve">aj </w:t>
      </w:r>
      <w:r w:rsidR="00535FAB">
        <w:t xml:space="preserve"> </w:t>
      </w:r>
      <w:r w:rsidR="001E347F">
        <w:t xml:space="preserve">pre </w:t>
      </w:r>
      <w:r w:rsidR="00331BDD">
        <w:t>našu prácu</w:t>
      </w:r>
      <w:r w:rsidR="00535FAB">
        <w:t xml:space="preserve">. </w:t>
      </w:r>
      <w:r w:rsidR="0042126B">
        <w:t>Použili sme moduly „Process modeling library“</w:t>
      </w:r>
      <w:r w:rsidR="002C56B1">
        <w:t xml:space="preserve">, „Agent“, „Statechart“. Na </w:t>
      </w:r>
      <w:r w:rsidR="005757CF">
        <w:t xml:space="preserve">analýzu modelu a štatistiku sme použili </w:t>
      </w:r>
      <w:r w:rsidR="0087066D">
        <w:t xml:space="preserve">prvky z knižnice „Analysis“. </w:t>
      </w:r>
      <w:r w:rsidR="00AB07D3">
        <w:t>Užívateľské</w:t>
      </w:r>
      <w:r w:rsidR="00C65303">
        <w:t xml:space="preserve"> rozhranie umožňuje priamo definovať </w:t>
      </w:r>
      <w:r w:rsidR="00397279">
        <w:t>v</w:t>
      </w:r>
      <w:r w:rsidR="00AB07D3">
        <w:t>stupn</w:t>
      </w:r>
      <w:r w:rsidR="00B13B32">
        <w:t>é</w:t>
      </w:r>
      <w:r w:rsidR="00AB07D3">
        <w:t xml:space="preserve"> parametre simulačného modelu. </w:t>
      </w:r>
      <w:r w:rsidR="00141A63">
        <w:t xml:space="preserve">Po vytvorení </w:t>
      </w:r>
      <w:r w:rsidR="005E59F0">
        <w:t xml:space="preserve">simulácie sme do simulačného modelu pridali experiment s replikáciami. </w:t>
      </w:r>
    </w:p>
    <w:p w14:paraId="2FF2CE2E" w14:textId="180F15F7" w:rsidR="005E59F0" w:rsidRDefault="005E59F0" w:rsidP="00FC7E7C">
      <w:pPr>
        <w:spacing w:line="276" w:lineRule="auto"/>
      </w:pPr>
      <w:r>
        <w:t xml:space="preserve">Náš simulačný model taktiež obsahuje </w:t>
      </w:r>
      <w:r w:rsidR="000252D7">
        <w:t>2D a 3D vizualizáciu. 2D a 3D</w:t>
      </w:r>
      <w:r w:rsidR="00304021">
        <w:t xml:space="preserve"> vizualizácia</w:t>
      </w:r>
      <w:r w:rsidR="000252D7">
        <w:t xml:space="preserve"> je vhodný nástroj na vykreslenie prostredia- umožňuje jednoduchšie pochopenie systému</w:t>
      </w:r>
      <w:r w:rsidR="00304021">
        <w:t xml:space="preserve"> a</w:t>
      </w:r>
      <w:r w:rsidR="00DF6CC3">
        <w:t xml:space="preserve"> poskytuje </w:t>
      </w:r>
      <w:r w:rsidR="00304021">
        <w:t>možnosť pozorovať zmeny v reálnom čase.</w:t>
      </w:r>
    </w:p>
    <w:p w14:paraId="371E6390" w14:textId="0B9D11AE" w:rsidR="00867D47" w:rsidRDefault="00867D47" w:rsidP="00867D47">
      <w:pPr>
        <w:spacing w:after="160" w:line="259" w:lineRule="auto"/>
        <w:ind w:firstLine="0"/>
        <w:mirrorIndents w:val="0"/>
        <w:jc w:val="left"/>
      </w:pPr>
    </w:p>
    <w:p w14:paraId="4A054ECD" w14:textId="77777777" w:rsidR="0031798A" w:rsidRDefault="0031798A">
      <w:pPr>
        <w:spacing w:after="160" w:line="259" w:lineRule="auto"/>
        <w:ind w:firstLine="0"/>
        <w:mirrorIndents w:val="0"/>
        <w:jc w:val="left"/>
        <w:rPr>
          <w:rFonts w:eastAsiaTheme="majorEastAsia" w:cstheme="majorBidi"/>
          <w:b/>
          <w:caps/>
          <w:sz w:val="32"/>
          <w:szCs w:val="32"/>
        </w:rPr>
      </w:pPr>
      <w:r>
        <w:br w:type="page"/>
      </w:r>
    </w:p>
    <w:p w14:paraId="50EBC04B" w14:textId="300BA6A8" w:rsidR="00C203D8" w:rsidRDefault="00C203D8" w:rsidP="00FC7E7C">
      <w:pPr>
        <w:pStyle w:val="Nadpis1"/>
        <w:spacing w:line="276" w:lineRule="auto"/>
      </w:pPr>
      <w:bookmarkStart w:id="22" w:name="_Toc121695281"/>
      <w:r>
        <w:lastRenderedPageBreak/>
        <w:t>simulačný model</w:t>
      </w:r>
      <w:r w:rsidR="003A4432">
        <w:t xml:space="preserve"> v prostredí anylogic</w:t>
      </w:r>
      <w:bookmarkEnd w:id="22"/>
    </w:p>
    <w:p w14:paraId="189F74A5" w14:textId="4C7650AB" w:rsidR="00B16FA2" w:rsidRPr="00B16FA2" w:rsidRDefault="00B16FA2" w:rsidP="00B16FA2">
      <w:pPr>
        <w:pStyle w:val="Nadpis2"/>
      </w:pPr>
      <w:bookmarkStart w:id="23" w:name="_Toc121695282"/>
      <w:r>
        <w:t>Logický model</w:t>
      </w:r>
      <w:bookmarkEnd w:id="23"/>
    </w:p>
    <w:p w14:paraId="6AE050C3" w14:textId="519415B8" w:rsidR="005159A2" w:rsidRPr="005159A2" w:rsidRDefault="005159A2" w:rsidP="005159A2">
      <w:r>
        <w:t xml:space="preserve">Prvok „stateChart“ </w:t>
      </w:r>
      <w:r w:rsidR="002D37BB">
        <w:t xml:space="preserve">slúži na </w:t>
      </w:r>
      <w:r w:rsidR="00464BE4">
        <w:t>zmenu počtu obsluhujúci</w:t>
      </w:r>
      <w:r w:rsidR="0016568B">
        <w:t xml:space="preserve"> pri rôznej dĺžke radu, v sekci</w:t>
      </w:r>
      <w:r w:rsidR="0033617E">
        <w:t>i</w:t>
      </w:r>
      <w:r w:rsidR="0016568B">
        <w:t xml:space="preserve"> 8 sme popísali </w:t>
      </w:r>
      <w:r w:rsidR="000737A4">
        <w:t xml:space="preserve">fungovanie tohto prvku. </w:t>
      </w:r>
      <w:r w:rsidR="00D06D36">
        <w:t xml:space="preserve">Model </w:t>
      </w:r>
      <w:r w:rsidR="0082778A">
        <w:t xml:space="preserve">obsahuje niekoľko elementov typu „hold“ slúžiacich na simulovanie </w:t>
      </w:r>
      <w:r w:rsidR="00892559">
        <w:t xml:space="preserve">zdržania pri čakaní na výmenu </w:t>
      </w:r>
      <w:r w:rsidR="0033617E">
        <w:t>nádob</w:t>
      </w:r>
      <w:r w:rsidR="00892559">
        <w:t xml:space="preserve"> s polievkou a obsluhu pásu na odkladanie </w:t>
      </w:r>
      <w:r w:rsidR="004F278D">
        <w:t xml:space="preserve">použitého riadu. </w:t>
      </w:r>
    </w:p>
    <w:p w14:paraId="41C9CB32" w14:textId="77777777" w:rsidR="006D3191" w:rsidRDefault="006D3191">
      <w:pPr>
        <w:spacing w:after="160" w:line="259" w:lineRule="auto"/>
        <w:ind w:firstLine="0"/>
        <w:mirrorIndents w:val="0"/>
        <w:jc w:val="left"/>
      </w:pPr>
      <w:r>
        <w:br w:type="page"/>
      </w:r>
    </w:p>
    <w:p w14:paraId="5A698026" w14:textId="77777777" w:rsidR="006D3191" w:rsidRDefault="006D3191" w:rsidP="003205B3">
      <w:pPr>
        <w:ind w:firstLine="0"/>
        <w:sectPr w:rsidR="006D3191" w:rsidSect="00D876A0">
          <w:footerReference w:type="default" r:id="rId29"/>
          <w:pgSz w:w="11906" w:h="16838"/>
          <w:pgMar w:top="1418" w:right="1134" w:bottom="1418" w:left="1418" w:header="709" w:footer="709" w:gutter="0"/>
          <w:cols w:space="708"/>
          <w:docGrid w:linePitch="360"/>
        </w:sectPr>
      </w:pPr>
    </w:p>
    <w:p w14:paraId="1C660FD8" w14:textId="77777777" w:rsidR="006D3191" w:rsidRDefault="004D22EF" w:rsidP="006D3191">
      <w:pPr>
        <w:ind w:firstLine="0"/>
        <w:sectPr w:rsidR="006D3191" w:rsidSect="006D3191">
          <w:footerReference w:type="first" r:id="rId30"/>
          <w:pgSz w:w="16838" w:h="11906" w:orient="landscape"/>
          <w:pgMar w:top="1418" w:right="1418" w:bottom="1134" w:left="1418" w:header="709" w:footer="709" w:gutter="0"/>
          <w:cols w:space="708"/>
          <w:titlePg/>
          <w:docGrid w:linePitch="360"/>
        </w:sectPr>
      </w:pPr>
      <w:r w:rsidRPr="004D22EF">
        <w:rPr>
          <w:noProof/>
        </w:rPr>
        <w:lastRenderedPageBreak/>
        <w:drawing>
          <wp:anchor distT="0" distB="0" distL="114300" distR="114300" simplePos="0" relativeHeight="251658241" behindDoc="0" locked="0" layoutInCell="1" allowOverlap="1" wp14:anchorId="4148B9AF" wp14:editId="770CAAEB">
            <wp:simplePos x="0" y="0"/>
            <wp:positionH relativeFrom="margin">
              <wp:align>center</wp:align>
            </wp:positionH>
            <wp:positionV relativeFrom="margin">
              <wp:align>center</wp:align>
            </wp:positionV>
            <wp:extent cx="10158095" cy="5346700"/>
            <wp:effectExtent l="0" t="0" r="0" b="6350"/>
            <wp:wrapTopAndBottom/>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0158095" cy="5346700"/>
                    </a:xfrm>
                    <a:prstGeom prst="rect">
                      <a:avLst/>
                    </a:prstGeom>
                  </pic:spPr>
                </pic:pic>
              </a:graphicData>
            </a:graphic>
            <wp14:sizeRelH relativeFrom="page">
              <wp14:pctWidth>0</wp14:pctWidth>
            </wp14:sizeRelH>
            <wp14:sizeRelV relativeFrom="page">
              <wp14:pctHeight>0</wp14:pctHeight>
            </wp14:sizeRelV>
          </wp:anchor>
        </w:drawing>
      </w:r>
    </w:p>
    <w:p w14:paraId="2DF81390" w14:textId="3C05DE13" w:rsidR="00DE790D" w:rsidRDefault="00DE790D">
      <w:pPr>
        <w:spacing w:after="160" w:line="259" w:lineRule="auto"/>
        <w:ind w:firstLine="0"/>
        <w:mirrorIndents w:val="0"/>
        <w:jc w:val="left"/>
        <w:rPr>
          <w:rFonts w:eastAsiaTheme="majorEastAsia" w:cstheme="majorBidi"/>
          <w:b/>
          <w:caps/>
          <w:sz w:val="28"/>
          <w:szCs w:val="26"/>
        </w:rPr>
      </w:pPr>
    </w:p>
    <w:p w14:paraId="056A23E6" w14:textId="0CAB9822" w:rsidR="00B16FA2" w:rsidRDefault="004957CB" w:rsidP="00B16FA2">
      <w:pPr>
        <w:pStyle w:val="Nadpis2"/>
      </w:pPr>
      <w:bookmarkStart w:id="24" w:name="_Toc121695283"/>
      <w:r w:rsidRPr="004D22EF">
        <w:drawing>
          <wp:anchor distT="0" distB="0" distL="114300" distR="114300" simplePos="0" relativeHeight="251658249" behindDoc="0" locked="0" layoutInCell="1" allowOverlap="1" wp14:anchorId="3A42F7A2" wp14:editId="495C0F89">
            <wp:simplePos x="0" y="0"/>
            <wp:positionH relativeFrom="margin">
              <wp:align>center</wp:align>
            </wp:positionH>
            <wp:positionV relativeFrom="paragraph">
              <wp:posOffset>327025</wp:posOffset>
            </wp:positionV>
            <wp:extent cx="4889500" cy="3942080"/>
            <wp:effectExtent l="0" t="0" r="6350" b="1270"/>
            <wp:wrapTopAndBottom/>
            <wp:docPr id="32" name="Picture 3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with low confidence"/>
                    <pic:cNvPicPr/>
                  </pic:nvPicPr>
                  <pic:blipFill rotWithShape="1">
                    <a:blip r:embed="rId32" cstate="print">
                      <a:extLst>
                        <a:ext uri="{28A0092B-C50C-407E-A947-70E740481C1C}">
                          <a14:useLocalDpi xmlns:a14="http://schemas.microsoft.com/office/drawing/2010/main" val="0"/>
                        </a:ext>
                      </a:extLst>
                    </a:blip>
                    <a:srcRect l="1467" t="612" r="1"/>
                    <a:stretch/>
                  </pic:blipFill>
                  <pic:spPr bwMode="auto">
                    <a:xfrm>
                      <a:off x="0" y="0"/>
                      <a:ext cx="4889500" cy="3942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6FA2">
        <w:t>2D model</w:t>
      </w:r>
      <w:bookmarkEnd w:id="24"/>
    </w:p>
    <w:p w14:paraId="405D6A66" w14:textId="77777777" w:rsidR="00D21D86" w:rsidRDefault="00D21D86" w:rsidP="00573A9E"/>
    <w:p w14:paraId="6644FFF1" w14:textId="13C9C0E9" w:rsidR="004D22EF" w:rsidRDefault="004D22EF" w:rsidP="00573A9E"/>
    <w:p w14:paraId="236A8D9B" w14:textId="764E723F" w:rsidR="00B16FA2" w:rsidRDefault="004957CB" w:rsidP="00B16FA2">
      <w:pPr>
        <w:pStyle w:val="Nadpis2"/>
      </w:pPr>
      <w:bookmarkStart w:id="25" w:name="_Toc121695284"/>
      <w:r w:rsidRPr="004C7C04">
        <w:drawing>
          <wp:anchor distT="0" distB="0" distL="114300" distR="114300" simplePos="0" relativeHeight="251658248" behindDoc="0" locked="0" layoutInCell="1" allowOverlap="1" wp14:anchorId="7E1A6F16" wp14:editId="2FFF4F08">
            <wp:simplePos x="0" y="0"/>
            <wp:positionH relativeFrom="margin">
              <wp:align>center</wp:align>
            </wp:positionH>
            <wp:positionV relativeFrom="paragraph">
              <wp:posOffset>295910</wp:posOffset>
            </wp:positionV>
            <wp:extent cx="5661307" cy="2997200"/>
            <wp:effectExtent l="0" t="0" r="0" b="0"/>
            <wp:wrapTopAndBottom/>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61307" cy="2997200"/>
                    </a:xfrm>
                    <a:prstGeom prst="rect">
                      <a:avLst/>
                    </a:prstGeom>
                  </pic:spPr>
                </pic:pic>
              </a:graphicData>
            </a:graphic>
            <wp14:sizeRelH relativeFrom="page">
              <wp14:pctWidth>0</wp14:pctWidth>
            </wp14:sizeRelH>
            <wp14:sizeRelV relativeFrom="page">
              <wp14:pctHeight>0</wp14:pctHeight>
            </wp14:sizeRelV>
          </wp:anchor>
        </w:drawing>
      </w:r>
      <w:r w:rsidR="00B16FA2">
        <w:t>3D model</w:t>
      </w:r>
      <w:bookmarkEnd w:id="25"/>
    </w:p>
    <w:p w14:paraId="4F3082AE" w14:textId="5EA72626" w:rsidR="0061236F" w:rsidRPr="00573A9E" w:rsidRDefault="0061236F" w:rsidP="00573A9E"/>
    <w:p w14:paraId="6985ECDB" w14:textId="77777777" w:rsidR="004C7C04" w:rsidRDefault="004C7C04" w:rsidP="004C7C04">
      <w:pPr>
        <w:pStyle w:val="Nadpis1"/>
        <w:spacing w:line="276" w:lineRule="auto"/>
      </w:pPr>
      <w:bookmarkStart w:id="26" w:name="_Toc121695285"/>
      <w:r w:rsidRPr="007C758C">
        <w:lastRenderedPageBreak/>
        <w:t>Popis validácie modelu</w:t>
      </w:r>
      <w:bookmarkEnd w:id="26"/>
    </w:p>
    <w:p w14:paraId="6BEC765E" w14:textId="48AFDEDF" w:rsidR="004C7C04" w:rsidRDefault="005F0C96" w:rsidP="009D5AAE">
      <w:r>
        <w:t>M</w:t>
      </w:r>
      <w:r w:rsidR="004C7C04" w:rsidRPr="007C758C">
        <w:t>ode</w:t>
      </w:r>
      <w:r w:rsidR="00204DB0">
        <w:t xml:space="preserve">l </w:t>
      </w:r>
      <w:r w:rsidR="004C7C04" w:rsidRPr="007C758C">
        <w:t>sme validova</w:t>
      </w:r>
      <w:r w:rsidR="00204DB0">
        <w:t>li</w:t>
      </w:r>
      <w:r w:rsidR="004C7C04" w:rsidRPr="007C758C">
        <w:t xml:space="preserve"> spôsobom porovnávania s realitou. Porovn</w:t>
      </w:r>
      <w:r>
        <w:t>ali sme</w:t>
      </w:r>
      <w:r w:rsidR="004C7C04" w:rsidRPr="007C758C">
        <w:t xml:space="preserve"> priemernú dĺžku rad</w:t>
      </w:r>
      <w:r w:rsidR="000A0D42">
        <w:t>ov</w:t>
      </w:r>
      <w:r w:rsidR="001B5B88">
        <w:t xml:space="preserve"> pri výdaji</w:t>
      </w:r>
      <w:r w:rsidR="000A0D42">
        <w:t xml:space="preserve"> z</w:t>
      </w:r>
      <w:r w:rsidR="004C7C04" w:rsidRPr="007C758C">
        <w:t xml:space="preserve"> modelu s priemernou dĺžkou radu</w:t>
      </w:r>
      <w:r w:rsidR="001B5B88">
        <w:t xml:space="preserve"> pri výdaji</w:t>
      </w:r>
      <w:r w:rsidR="004C7C04" w:rsidRPr="007C758C">
        <w:t xml:space="preserve"> </w:t>
      </w:r>
      <w:r>
        <w:t>z</w:t>
      </w:r>
      <w:r w:rsidR="00E874A3">
        <w:t> </w:t>
      </w:r>
      <w:r w:rsidR="004C7C04" w:rsidRPr="007C758C">
        <w:t>re</w:t>
      </w:r>
      <w:r>
        <w:t>á</w:t>
      </w:r>
      <w:r w:rsidR="00E874A3">
        <w:t>lneho systému</w:t>
      </w:r>
      <w:r w:rsidR="004C7C04" w:rsidRPr="007C758C">
        <w:t>. Následne sme porovn</w:t>
      </w:r>
      <w:r w:rsidR="00772F8F">
        <w:t>ali</w:t>
      </w:r>
      <w:r w:rsidR="004C7C04" w:rsidRPr="007C758C">
        <w:t xml:space="preserve"> priemernú dobu čakania v rade modelu s</w:t>
      </w:r>
      <w:r w:rsidR="000A0D42">
        <w:t> reálnym systémom</w:t>
      </w:r>
      <w:r w:rsidR="004C7C04" w:rsidRPr="007C758C">
        <w:t xml:space="preserve">. </w:t>
      </w:r>
      <w:r w:rsidR="00B46DD1">
        <w:t xml:space="preserve">Porovnali sme aj </w:t>
      </w:r>
      <w:r w:rsidR="00964D48">
        <w:t>priemernú dobu obsluhy</w:t>
      </w:r>
      <w:r w:rsidR="00A1375C">
        <w:t xml:space="preserve"> modelu s</w:t>
      </w:r>
      <w:r w:rsidR="00CC003D">
        <w:t> </w:t>
      </w:r>
      <w:r w:rsidR="00A1375C">
        <w:t>priemern</w:t>
      </w:r>
      <w:r w:rsidR="00CC003D">
        <w:t xml:space="preserve">ou dobou obsluhy </w:t>
      </w:r>
      <w:r w:rsidR="009D21B2">
        <w:t>reality</w:t>
      </w:r>
      <w:r w:rsidR="00116075">
        <w:t>.</w:t>
      </w:r>
      <w:r w:rsidR="005F3B05">
        <w:t xml:space="preserve"> Táto doba obsluhy zahrňuje čakanie v rade, obsluhu, čakanie na polievku a samotnú obsluhu polievky.</w:t>
      </w:r>
      <w:r w:rsidR="00116075">
        <w:t xml:space="preserve"> </w:t>
      </w:r>
      <w:r w:rsidR="004C7C04" w:rsidRPr="007C758C">
        <w:t xml:space="preserve">Taktiež </w:t>
      </w:r>
      <w:r w:rsidR="000A6DC2">
        <w:t>sme</w:t>
      </w:r>
      <w:r w:rsidR="004C7C04" w:rsidRPr="007C758C">
        <w:t xml:space="preserve"> porovna</w:t>
      </w:r>
      <w:r w:rsidR="000A6DC2">
        <w:t>li</w:t>
      </w:r>
      <w:r w:rsidR="004C7C04" w:rsidRPr="007C758C">
        <w:t xml:space="preserve"> priemerný celkový čas strávený v systéme modelu s priemerným celkovým časom stráveným v</w:t>
      </w:r>
      <w:r w:rsidR="000A6DC2">
        <w:t xml:space="preserve"> reálnom</w:t>
      </w:r>
      <w:r w:rsidR="004C7C04" w:rsidRPr="007C758C">
        <w:t xml:space="preserve"> systéme. </w:t>
      </w:r>
    </w:p>
    <w:p w14:paraId="07C6AEA3" w14:textId="4998B39A" w:rsidR="004B3A52" w:rsidRDefault="00517263" w:rsidP="009D5AAE">
      <w:r>
        <w:t xml:space="preserve">V našom modeli sa nachádza dynamický </w:t>
      </w:r>
      <w:r w:rsidR="00BC4EE7">
        <w:t>prvo</w:t>
      </w:r>
      <w:r w:rsidR="00386E6F">
        <w:t>k</w:t>
      </w:r>
      <w:r w:rsidR="00BC4EE7">
        <w:t xml:space="preserve">, ktorý nebolo možné </w:t>
      </w:r>
      <w:r w:rsidR="00744589">
        <w:t xml:space="preserve">presne zmerať. Počet obsluhujúcich </w:t>
      </w:r>
      <w:r w:rsidR="00035D14">
        <w:t xml:space="preserve">pri rôznych </w:t>
      </w:r>
      <w:r w:rsidR="0065733D">
        <w:t xml:space="preserve">okienkach na výdaj stravy sa líši od počtu stravníkov čakajúcich v rade. </w:t>
      </w:r>
      <w:r w:rsidR="00D0469C">
        <w:t>Tento prvok ovplyvňuje náš model „za behu“ a museli sme odhadnúť jeho približné fungovanie nakoľko ho nie je možné exaktne definovať.</w:t>
      </w:r>
    </w:p>
    <w:p w14:paraId="478D6A73" w14:textId="79C5F0C1" w:rsidR="009D5AAE" w:rsidRDefault="009D5AAE" w:rsidP="009D5AAE">
      <w:r>
        <w:t xml:space="preserve">To má za následok že validácia modelu </w:t>
      </w:r>
      <w:r w:rsidR="004F002B">
        <w:t>nám nevyšla úplne podľa</w:t>
      </w:r>
      <w:r w:rsidR="00312F71">
        <w:t xml:space="preserve"> realita</w:t>
      </w:r>
      <w:r w:rsidR="004F002B">
        <w:t>.</w:t>
      </w:r>
    </w:p>
    <w:p w14:paraId="103AF71A" w14:textId="19B65520" w:rsidR="005E2F49" w:rsidRDefault="00031DC3" w:rsidP="005E2F49">
      <w:pPr>
        <w:pStyle w:val="Nadpis2"/>
      </w:pPr>
      <w:bookmarkStart w:id="27" w:name="_Toc121695286"/>
      <w:r>
        <w:t>Dĺžky radov</w:t>
      </w:r>
      <w:bookmarkEnd w:id="27"/>
    </w:p>
    <w:p w14:paraId="02EC6666" w14:textId="29C578D7" w:rsidR="005E2F49" w:rsidRDefault="002E5074" w:rsidP="009D5AAE">
      <w:r>
        <w:t xml:space="preserve">Podľa reálnych meraní sme určili priemerné dĺžky radov a neskôr ich porovnali s priemernými dĺžkami radov z modelu použitím </w:t>
      </w:r>
      <w:r w:rsidR="00993E69">
        <w:t>štatistiky.</w:t>
      </w:r>
      <w:r w:rsidR="003948CC">
        <w:t xml:space="preserve"> </w:t>
      </w:r>
      <w:r w:rsidR="002829F5">
        <w:t>Tabuľka znázorňuje priemerný počet ľudí čakajúcich v jednotlivých radoch.</w:t>
      </w:r>
    </w:p>
    <w:tbl>
      <w:tblPr>
        <w:tblStyle w:val="Mriekatabuky"/>
        <w:tblW w:w="8781" w:type="dxa"/>
        <w:tblLook w:val="04A0" w:firstRow="1" w:lastRow="0" w:firstColumn="1" w:lastColumn="0" w:noHBand="0" w:noVBand="1"/>
      </w:tblPr>
      <w:tblGrid>
        <w:gridCol w:w="3067"/>
        <w:gridCol w:w="2857"/>
        <w:gridCol w:w="2857"/>
      </w:tblGrid>
      <w:tr w:rsidR="00D41750" w14:paraId="6DC8FCE2" w14:textId="578A856C" w:rsidTr="00D41750">
        <w:trPr>
          <w:trHeight w:val="485"/>
        </w:trPr>
        <w:tc>
          <w:tcPr>
            <w:tcW w:w="3067" w:type="dxa"/>
          </w:tcPr>
          <w:p w14:paraId="0821AD8E" w14:textId="6083014D" w:rsidR="00D41750" w:rsidRPr="005D5BDF" w:rsidRDefault="00D41750" w:rsidP="00D41750">
            <w:pPr>
              <w:ind w:firstLine="0"/>
              <w:rPr>
                <w:b/>
                <w:bCs/>
              </w:rPr>
            </w:pPr>
            <w:r>
              <w:rPr>
                <w:b/>
                <w:bCs/>
              </w:rPr>
              <w:t>Rad(priemerná dĺžka)</w:t>
            </w:r>
          </w:p>
        </w:tc>
        <w:tc>
          <w:tcPr>
            <w:tcW w:w="2857" w:type="dxa"/>
          </w:tcPr>
          <w:p w14:paraId="5271AB64" w14:textId="48780B15" w:rsidR="00D41750" w:rsidRDefault="0054010F" w:rsidP="00D41750">
            <w:pPr>
              <w:ind w:firstLine="0"/>
            </w:pPr>
            <w:r w:rsidRPr="005D5BDF">
              <w:rPr>
                <w:b/>
                <w:bCs/>
              </w:rPr>
              <w:t>Reálny systém</w:t>
            </w:r>
          </w:p>
        </w:tc>
        <w:tc>
          <w:tcPr>
            <w:tcW w:w="2857" w:type="dxa"/>
          </w:tcPr>
          <w:p w14:paraId="3823764E" w14:textId="64EB2743" w:rsidR="00D41750" w:rsidRPr="005D5BDF" w:rsidRDefault="0054010F" w:rsidP="00D41750">
            <w:pPr>
              <w:ind w:firstLine="0"/>
              <w:rPr>
                <w:b/>
                <w:bCs/>
              </w:rPr>
            </w:pPr>
            <w:r>
              <w:rPr>
                <w:b/>
                <w:bCs/>
              </w:rPr>
              <w:t>Model</w:t>
            </w:r>
          </w:p>
        </w:tc>
      </w:tr>
      <w:tr w:rsidR="00D41750" w14:paraId="265341B5" w14:textId="3E7A7E02" w:rsidTr="00D41750">
        <w:trPr>
          <w:trHeight w:val="499"/>
        </w:trPr>
        <w:tc>
          <w:tcPr>
            <w:tcW w:w="3067" w:type="dxa"/>
          </w:tcPr>
          <w:p w14:paraId="71E6373D" w14:textId="69FD21CC" w:rsidR="00D41750" w:rsidRDefault="00D41750" w:rsidP="00D41750">
            <w:pPr>
              <w:ind w:firstLine="0"/>
            </w:pPr>
            <w:r>
              <w:t>Špeciálne jedlo</w:t>
            </w:r>
          </w:p>
        </w:tc>
        <w:tc>
          <w:tcPr>
            <w:tcW w:w="2857" w:type="dxa"/>
          </w:tcPr>
          <w:p w14:paraId="27E20E81" w14:textId="71E61085" w:rsidR="00D41750" w:rsidRDefault="00D41750" w:rsidP="00D41750">
            <w:pPr>
              <w:ind w:firstLine="0"/>
            </w:pPr>
            <w:r>
              <w:t>10,73</w:t>
            </w:r>
          </w:p>
        </w:tc>
        <w:tc>
          <w:tcPr>
            <w:tcW w:w="2857" w:type="dxa"/>
          </w:tcPr>
          <w:p w14:paraId="3589EAC9" w14:textId="6498B0DD" w:rsidR="00D41750" w:rsidRDefault="00654C21" w:rsidP="00D41750">
            <w:pPr>
              <w:ind w:firstLine="0"/>
            </w:pPr>
            <w:r>
              <w:t>6,</w:t>
            </w:r>
            <w:r w:rsidR="00ED33B8">
              <w:t>51</w:t>
            </w:r>
          </w:p>
        </w:tc>
      </w:tr>
      <w:tr w:rsidR="00D41750" w14:paraId="2FE9AB02" w14:textId="2BEA402F" w:rsidTr="00D41750">
        <w:trPr>
          <w:trHeight w:val="485"/>
        </w:trPr>
        <w:tc>
          <w:tcPr>
            <w:tcW w:w="3067" w:type="dxa"/>
          </w:tcPr>
          <w:p w14:paraId="630C843C" w14:textId="3D59AD33" w:rsidR="00D41750" w:rsidRDefault="00D41750" w:rsidP="00D41750">
            <w:pPr>
              <w:ind w:firstLine="0"/>
            </w:pPr>
            <w:r>
              <w:t>Objednané jedlo</w:t>
            </w:r>
          </w:p>
        </w:tc>
        <w:tc>
          <w:tcPr>
            <w:tcW w:w="2857" w:type="dxa"/>
          </w:tcPr>
          <w:p w14:paraId="7239D693" w14:textId="56EDF6CC" w:rsidR="00D41750" w:rsidRDefault="00D41750" w:rsidP="00D41750">
            <w:pPr>
              <w:ind w:firstLine="0"/>
            </w:pPr>
            <w:r>
              <w:t>1,82</w:t>
            </w:r>
          </w:p>
        </w:tc>
        <w:tc>
          <w:tcPr>
            <w:tcW w:w="2857" w:type="dxa"/>
          </w:tcPr>
          <w:p w14:paraId="311DC103" w14:textId="3DF59A20" w:rsidR="00D41750" w:rsidRDefault="00D41750" w:rsidP="00D41750">
            <w:pPr>
              <w:ind w:firstLine="0"/>
            </w:pPr>
            <w:r>
              <w:t>1,</w:t>
            </w:r>
            <w:r w:rsidR="00ED33B8">
              <w:t>13</w:t>
            </w:r>
          </w:p>
        </w:tc>
      </w:tr>
      <w:tr w:rsidR="00D41750" w14:paraId="780CF7A4" w14:textId="0BA0D2BC" w:rsidTr="00D41750">
        <w:trPr>
          <w:trHeight w:val="485"/>
        </w:trPr>
        <w:tc>
          <w:tcPr>
            <w:tcW w:w="3067" w:type="dxa"/>
          </w:tcPr>
          <w:p w14:paraId="32522AE4" w14:textId="66CBCE6D" w:rsidR="00D41750" w:rsidRDefault="00D41750" w:rsidP="00D41750">
            <w:pPr>
              <w:ind w:firstLine="0"/>
            </w:pPr>
            <w:r>
              <w:t>Neobjednané jedlo</w:t>
            </w:r>
          </w:p>
        </w:tc>
        <w:tc>
          <w:tcPr>
            <w:tcW w:w="2857" w:type="dxa"/>
          </w:tcPr>
          <w:p w14:paraId="15444B64" w14:textId="568256D9" w:rsidR="00D41750" w:rsidRDefault="00D41750" w:rsidP="00D41750">
            <w:pPr>
              <w:ind w:firstLine="0"/>
            </w:pPr>
            <w:r>
              <w:t>12,41</w:t>
            </w:r>
          </w:p>
        </w:tc>
        <w:tc>
          <w:tcPr>
            <w:tcW w:w="2857" w:type="dxa"/>
          </w:tcPr>
          <w:p w14:paraId="10D67E23" w14:textId="54D2F4C2" w:rsidR="00D41750" w:rsidRDefault="001F72A7" w:rsidP="00D41750">
            <w:pPr>
              <w:ind w:firstLine="0"/>
            </w:pPr>
            <w:r>
              <w:t>8,43</w:t>
            </w:r>
          </w:p>
        </w:tc>
      </w:tr>
    </w:tbl>
    <w:p w14:paraId="04880F0B" w14:textId="77777777" w:rsidR="00377DDA" w:rsidRDefault="00377DDA" w:rsidP="006B3D01">
      <w:pPr>
        <w:ind w:firstLine="0"/>
      </w:pPr>
    </w:p>
    <w:p w14:paraId="0423FDE0" w14:textId="77777777" w:rsidR="00377DDA" w:rsidRDefault="00377DDA" w:rsidP="006B3D01">
      <w:pPr>
        <w:ind w:firstLine="0"/>
      </w:pPr>
    </w:p>
    <w:p w14:paraId="6DF697AD" w14:textId="77777777" w:rsidR="00377DDA" w:rsidRDefault="00377DDA" w:rsidP="006B3D01">
      <w:pPr>
        <w:ind w:firstLine="0"/>
      </w:pPr>
    </w:p>
    <w:p w14:paraId="0BDA98BD" w14:textId="77777777" w:rsidR="00377DDA" w:rsidRPr="008473D1" w:rsidRDefault="00377DDA" w:rsidP="006B3D01">
      <w:pPr>
        <w:ind w:firstLine="0"/>
      </w:pPr>
    </w:p>
    <w:p w14:paraId="27A0B2AF" w14:textId="08241A2E" w:rsidR="00F45108" w:rsidRDefault="00C00411" w:rsidP="001820AA">
      <w:pPr>
        <w:pStyle w:val="Nadpis2"/>
      </w:pPr>
      <w:bookmarkStart w:id="28" w:name="_Toc121695287"/>
      <w:bookmarkStart w:id="29" w:name="_Toc121695288"/>
      <w:bookmarkEnd w:id="28"/>
      <w:r>
        <w:lastRenderedPageBreak/>
        <w:t>doba čakania</w:t>
      </w:r>
      <w:r w:rsidR="00C46431">
        <w:t xml:space="preserve"> v rade</w:t>
      </w:r>
      <w:bookmarkEnd w:id="29"/>
    </w:p>
    <w:p w14:paraId="6ABFA1DE" w14:textId="5BC9E276" w:rsidR="00C00411" w:rsidRDefault="00B94E87" w:rsidP="009D5AAE">
      <w:r>
        <w:t xml:space="preserve">Rovnako ako pri validácií </w:t>
      </w:r>
      <w:r w:rsidR="005B097E">
        <w:t xml:space="preserve">dĺžky radov sme postupovali aj pri </w:t>
      </w:r>
      <w:r w:rsidR="00FA4020">
        <w:t xml:space="preserve">validácií </w:t>
      </w:r>
      <w:r w:rsidR="007E59B5">
        <w:t>doby čakania.</w:t>
      </w:r>
      <w:r w:rsidR="00230839">
        <w:t xml:space="preserve"> Tabuľka znázorňuje </w:t>
      </w:r>
      <w:r w:rsidR="00E82CDA">
        <w:t>priemerné čakanie v rade(v sekundách)</w:t>
      </w:r>
      <w:r w:rsidR="00996B66">
        <w:t xml:space="preserve"> v jednotlivých </w:t>
      </w:r>
      <w:r w:rsidR="00F4388F">
        <w:t>radoch</w:t>
      </w:r>
      <w:r w:rsidR="006650D4">
        <w:t>.</w:t>
      </w:r>
    </w:p>
    <w:tbl>
      <w:tblPr>
        <w:tblStyle w:val="Mriekatabuky"/>
        <w:tblW w:w="8781" w:type="dxa"/>
        <w:tblLook w:val="04A0" w:firstRow="1" w:lastRow="0" w:firstColumn="1" w:lastColumn="0" w:noHBand="0" w:noVBand="1"/>
      </w:tblPr>
      <w:tblGrid>
        <w:gridCol w:w="3067"/>
        <w:gridCol w:w="2857"/>
        <w:gridCol w:w="2857"/>
      </w:tblGrid>
      <w:tr w:rsidR="00EF76E0" w14:paraId="665D405D" w14:textId="0B98C2AA" w:rsidTr="00EF76E0">
        <w:tc>
          <w:tcPr>
            <w:tcW w:w="3067" w:type="dxa"/>
          </w:tcPr>
          <w:p w14:paraId="67B7AC24" w14:textId="1EB0E9B1" w:rsidR="00EF76E0" w:rsidRPr="005D5BDF" w:rsidRDefault="00EF76E0" w:rsidP="00EF76E0">
            <w:pPr>
              <w:ind w:firstLine="0"/>
              <w:rPr>
                <w:b/>
                <w:bCs/>
              </w:rPr>
            </w:pPr>
            <w:r>
              <w:rPr>
                <w:b/>
                <w:bCs/>
              </w:rPr>
              <w:t>Rad(priemerné čakanie)</w:t>
            </w:r>
          </w:p>
        </w:tc>
        <w:tc>
          <w:tcPr>
            <w:tcW w:w="2857" w:type="dxa"/>
          </w:tcPr>
          <w:p w14:paraId="05E2BC44" w14:textId="6422D736" w:rsidR="00EF76E0" w:rsidRDefault="00EF76E0" w:rsidP="00EF76E0">
            <w:pPr>
              <w:ind w:firstLine="0"/>
            </w:pPr>
            <w:r w:rsidRPr="005D5BDF">
              <w:rPr>
                <w:b/>
                <w:bCs/>
              </w:rPr>
              <w:t>Reálny systém</w:t>
            </w:r>
          </w:p>
        </w:tc>
        <w:tc>
          <w:tcPr>
            <w:tcW w:w="2857" w:type="dxa"/>
          </w:tcPr>
          <w:p w14:paraId="4032925C" w14:textId="360ED0A8" w:rsidR="00EF76E0" w:rsidRPr="005D5BDF" w:rsidRDefault="00EF76E0" w:rsidP="00EF76E0">
            <w:pPr>
              <w:ind w:firstLine="0"/>
              <w:rPr>
                <w:b/>
                <w:bCs/>
              </w:rPr>
            </w:pPr>
            <w:r>
              <w:rPr>
                <w:b/>
                <w:bCs/>
              </w:rPr>
              <w:t>Model</w:t>
            </w:r>
          </w:p>
        </w:tc>
      </w:tr>
      <w:tr w:rsidR="00EF76E0" w14:paraId="3540DDF5" w14:textId="52B6095A" w:rsidTr="00EF76E0">
        <w:tc>
          <w:tcPr>
            <w:tcW w:w="3067" w:type="dxa"/>
          </w:tcPr>
          <w:p w14:paraId="227B0A73" w14:textId="77777777" w:rsidR="00EF76E0" w:rsidRDefault="00EF76E0" w:rsidP="00EF76E0">
            <w:pPr>
              <w:ind w:firstLine="0"/>
            </w:pPr>
            <w:r>
              <w:t>Špeciálne jedlo</w:t>
            </w:r>
          </w:p>
        </w:tc>
        <w:tc>
          <w:tcPr>
            <w:tcW w:w="2857" w:type="dxa"/>
          </w:tcPr>
          <w:p w14:paraId="49F0C84C" w14:textId="18E60120" w:rsidR="00EF76E0" w:rsidRDefault="00EF76E0" w:rsidP="00EF76E0">
            <w:pPr>
              <w:ind w:firstLine="0"/>
            </w:pPr>
            <w:r>
              <w:t>202,79</w:t>
            </w:r>
          </w:p>
        </w:tc>
        <w:tc>
          <w:tcPr>
            <w:tcW w:w="2857" w:type="dxa"/>
          </w:tcPr>
          <w:p w14:paraId="32345B67" w14:textId="7AC7AC60" w:rsidR="00EF76E0" w:rsidRDefault="005E64D2" w:rsidP="00EF76E0">
            <w:pPr>
              <w:ind w:firstLine="0"/>
            </w:pPr>
            <w:r>
              <w:t>18</w:t>
            </w:r>
            <w:r w:rsidR="002B085D">
              <w:t>5,32</w:t>
            </w:r>
          </w:p>
        </w:tc>
      </w:tr>
      <w:tr w:rsidR="00EF76E0" w14:paraId="4FACC5AF" w14:textId="26D18604" w:rsidTr="00EF76E0">
        <w:tc>
          <w:tcPr>
            <w:tcW w:w="3067" w:type="dxa"/>
          </w:tcPr>
          <w:p w14:paraId="148FCB62" w14:textId="77777777" w:rsidR="00EF76E0" w:rsidRDefault="00EF76E0" w:rsidP="00EF76E0">
            <w:pPr>
              <w:ind w:firstLine="0"/>
            </w:pPr>
            <w:r>
              <w:t>Objednané jedlo</w:t>
            </w:r>
          </w:p>
        </w:tc>
        <w:tc>
          <w:tcPr>
            <w:tcW w:w="2857" w:type="dxa"/>
          </w:tcPr>
          <w:p w14:paraId="4BAD3A92" w14:textId="2C13B146" w:rsidR="00EF76E0" w:rsidRDefault="00EF76E0" w:rsidP="00EF76E0">
            <w:pPr>
              <w:ind w:firstLine="0"/>
            </w:pPr>
            <w:r>
              <w:t>72,06</w:t>
            </w:r>
          </w:p>
        </w:tc>
        <w:tc>
          <w:tcPr>
            <w:tcW w:w="2857" w:type="dxa"/>
          </w:tcPr>
          <w:p w14:paraId="759926E0" w14:textId="040BA42B" w:rsidR="00EF76E0" w:rsidRDefault="001E4687" w:rsidP="00EF76E0">
            <w:pPr>
              <w:ind w:firstLine="0"/>
            </w:pPr>
            <w:r>
              <w:t>43,</w:t>
            </w:r>
            <w:r w:rsidR="00195880">
              <w:t>89</w:t>
            </w:r>
          </w:p>
        </w:tc>
      </w:tr>
      <w:tr w:rsidR="00EF76E0" w14:paraId="5B2555F7" w14:textId="6BD99F43" w:rsidTr="00EF76E0">
        <w:tc>
          <w:tcPr>
            <w:tcW w:w="3067" w:type="dxa"/>
          </w:tcPr>
          <w:p w14:paraId="3228B1D4" w14:textId="77777777" w:rsidR="00EF76E0" w:rsidRDefault="00EF76E0" w:rsidP="00EF76E0">
            <w:pPr>
              <w:ind w:firstLine="0"/>
            </w:pPr>
            <w:r>
              <w:t>Neobjednané jedlo</w:t>
            </w:r>
          </w:p>
        </w:tc>
        <w:tc>
          <w:tcPr>
            <w:tcW w:w="2857" w:type="dxa"/>
          </w:tcPr>
          <w:p w14:paraId="1171F088" w14:textId="42FDFFE2" w:rsidR="00EF76E0" w:rsidRDefault="00EF76E0" w:rsidP="00EF76E0">
            <w:pPr>
              <w:ind w:firstLine="0"/>
            </w:pPr>
            <w:r>
              <w:t>175,55</w:t>
            </w:r>
          </w:p>
        </w:tc>
        <w:tc>
          <w:tcPr>
            <w:tcW w:w="2857" w:type="dxa"/>
          </w:tcPr>
          <w:p w14:paraId="6CC93A17" w14:textId="31C1EE61" w:rsidR="00EF76E0" w:rsidRDefault="00EF76E0" w:rsidP="00EF76E0">
            <w:pPr>
              <w:ind w:firstLine="0"/>
            </w:pPr>
            <w:r>
              <w:t>1</w:t>
            </w:r>
            <w:r w:rsidR="00195880">
              <w:t>73,03</w:t>
            </w:r>
          </w:p>
        </w:tc>
      </w:tr>
    </w:tbl>
    <w:p w14:paraId="4D8E509E" w14:textId="77777777" w:rsidR="00C00411" w:rsidRPr="00C00411" w:rsidRDefault="00C00411" w:rsidP="00C00411"/>
    <w:p w14:paraId="4E03E06B" w14:textId="475EA8FC" w:rsidR="00993E69" w:rsidRDefault="001820AA" w:rsidP="001820AA">
      <w:pPr>
        <w:pStyle w:val="Nadpis2"/>
      </w:pPr>
      <w:bookmarkStart w:id="30" w:name="_Toc121695289"/>
      <w:r>
        <w:t>Doba obsluhy</w:t>
      </w:r>
      <w:bookmarkEnd w:id="30"/>
    </w:p>
    <w:p w14:paraId="6CDC4E91" w14:textId="19B73BAF" w:rsidR="001820AA" w:rsidRDefault="001C6BA2" w:rsidP="001820AA">
      <w:r>
        <w:t>Postupovali sme rovnako ako pri validácií d</w:t>
      </w:r>
      <w:r w:rsidR="00883749">
        <w:t>ĺžky radov</w:t>
      </w:r>
      <w:r>
        <w:t>.</w:t>
      </w:r>
      <w:r w:rsidR="002829F5">
        <w:t xml:space="preserve"> Tabuľka znázorňuje priemerný čas</w:t>
      </w:r>
      <w:r w:rsidR="00EE4862">
        <w:t>(v sekundách)</w:t>
      </w:r>
      <w:r w:rsidR="002829F5">
        <w:t xml:space="preserve"> nutný na obslúženie jedného stravníka.</w:t>
      </w:r>
      <w:r w:rsidR="00DC6317">
        <w:t xml:space="preserve"> Čas zahrňuje čakanie v rade, obsluhu, čakanie na polievku a</w:t>
      </w:r>
      <w:r w:rsidR="0057303C">
        <w:t> samotnú obsluhu polievky.</w:t>
      </w:r>
    </w:p>
    <w:tbl>
      <w:tblPr>
        <w:tblStyle w:val="Mriekatabuky"/>
        <w:tblW w:w="0" w:type="auto"/>
        <w:tblLook w:val="04A0" w:firstRow="1" w:lastRow="0" w:firstColumn="1" w:lastColumn="0" w:noHBand="0" w:noVBand="1"/>
      </w:tblPr>
      <w:tblGrid>
        <w:gridCol w:w="3065"/>
        <w:gridCol w:w="2856"/>
        <w:gridCol w:w="2856"/>
      </w:tblGrid>
      <w:tr w:rsidR="00EF76E0" w14:paraId="58CA49C7" w14:textId="46272FA4" w:rsidTr="00B62E5A">
        <w:tc>
          <w:tcPr>
            <w:tcW w:w="3065" w:type="dxa"/>
          </w:tcPr>
          <w:p w14:paraId="19BF8DDB" w14:textId="6722176A" w:rsidR="00EF76E0" w:rsidRPr="005D5BDF" w:rsidRDefault="00EF76E0" w:rsidP="00EF76E0">
            <w:pPr>
              <w:ind w:firstLine="0"/>
              <w:rPr>
                <w:b/>
                <w:bCs/>
              </w:rPr>
            </w:pPr>
            <w:r>
              <w:rPr>
                <w:b/>
                <w:bCs/>
              </w:rPr>
              <w:t>Obsluha(priemerný čas obsluhy)</w:t>
            </w:r>
          </w:p>
        </w:tc>
        <w:tc>
          <w:tcPr>
            <w:tcW w:w="2856" w:type="dxa"/>
          </w:tcPr>
          <w:p w14:paraId="15076C16" w14:textId="40A28F2E" w:rsidR="00EF76E0" w:rsidRDefault="00EF76E0" w:rsidP="00EF76E0">
            <w:pPr>
              <w:ind w:firstLine="0"/>
            </w:pPr>
            <w:r w:rsidRPr="005D5BDF">
              <w:rPr>
                <w:b/>
                <w:bCs/>
              </w:rPr>
              <w:t>Reálny systém</w:t>
            </w:r>
          </w:p>
        </w:tc>
        <w:tc>
          <w:tcPr>
            <w:tcW w:w="2856" w:type="dxa"/>
          </w:tcPr>
          <w:p w14:paraId="685B9219" w14:textId="1B0EF99F" w:rsidR="00EF76E0" w:rsidRPr="005D5BDF" w:rsidRDefault="00EF76E0" w:rsidP="00EF76E0">
            <w:pPr>
              <w:ind w:firstLine="0"/>
              <w:rPr>
                <w:b/>
                <w:bCs/>
              </w:rPr>
            </w:pPr>
            <w:r>
              <w:rPr>
                <w:b/>
                <w:bCs/>
              </w:rPr>
              <w:t>Model</w:t>
            </w:r>
          </w:p>
        </w:tc>
      </w:tr>
      <w:tr w:rsidR="00EF76E0" w14:paraId="585CD325" w14:textId="42D5458B" w:rsidTr="00B62E5A">
        <w:tc>
          <w:tcPr>
            <w:tcW w:w="3065" w:type="dxa"/>
          </w:tcPr>
          <w:p w14:paraId="637D4390" w14:textId="77B20BE4" w:rsidR="00EF76E0" w:rsidRDefault="00EF76E0" w:rsidP="00EF76E0">
            <w:pPr>
              <w:ind w:firstLine="0"/>
            </w:pPr>
            <w:r>
              <w:t>Špeciálne jedlo</w:t>
            </w:r>
          </w:p>
        </w:tc>
        <w:tc>
          <w:tcPr>
            <w:tcW w:w="2856" w:type="dxa"/>
          </w:tcPr>
          <w:p w14:paraId="2A6DFBAD" w14:textId="35DA57DF" w:rsidR="00EF76E0" w:rsidRDefault="00EF76E0" w:rsidP="00EF76E0">
            <w:pPr>
              <w:ind w:firstLine="0"/>
            </w:pPr>
            <w:r>
              <w:t>265,08</w:t>
            </w:r>
          </w:p>
        </w:tc>
        <w:tc>
          <w:tcPr>
            <w:tcW w:w="2856" w:type="dxa"/>
          </w:tcPr>
          <w:p w14:paraId="0AD9BE24" w14:textId="6D41AF71" w:rsidR="00EF76E0" w:rsidRDefault="00EF76E0" w:rsidP="00EF76E0">
            <w:pPr>
              <w:ind w:firstLine="0"/>
            </w:pPr>
            <w:r>
              <w:t>24</w:t>
            </w:r>
            <w:r w:rsidR="00CE7E73">
              <w:t>3,76</w:t>
            </w:r>
          </w:p>
        </w:tc>
      </w:tr>
      <w:tr w:rsidR="00EF76E0" w14:paraId="496EDE48" w14:textId="31062509" w:rsidTr="00B62E5A">
        <w:tc>
          <w:tcPr>
            <w:tcW w:w="3065" w:type="dxa"/>
          </w:tcPr>
          <w:p w14:paraId="7C1D0E3A" w14:textId="4C21D129" w:rsidR="00EF76E0" w:rsidRDefault="00EF76E0" w:rsidP="00EF76E0">
            <w:pPr>
              <w:ind w:firstLine="0"/>
            </w:pPr>
            <w:r>
              <w:t>Objednané jedlo</w:t>
            </w:r>
          </w:p>
        </w:tc>
        <w:tc>
          <w:tcPr>
            <w:tcW w:w="2856" w:type="dxa"/>
          </w:tcPr>
          <w:p w14:paraId="7F931A8F" w14:textId="1EEEEBF9" w:rsidR="00EF76E0" w:rsidRDefault="00EF76E0" w:rsidP="00EF76E0">
            <w:pPr>
              <w:ind w:firstLine="0"/>
            </w:pPr>
            <w:r>
              <w:t>113,81</w:t>
            </w:r>
          </w:p>
        </w:tc>
        <w:tc>
          <w:tcPr>
            <w:tcW w:w="2856" w:type="dxa"/>
          </w:tcPr>
          <w:p w14:paraId="53C7A801" w14:textId="4991CDC4" w:rsidR="00EF76E0" w:rsidRDefault="00A2461D" w:rsidP="00EF76E0">
            <w:pPr>
              <w:ind w:firstLine="0"/>
            </w:pPr>
            <w:r>
              <w:t>87</w:t>
            </w:r>
            <w:r w:rsidR="00746451">
              <w:t>,16</w:t>
            </w:r>
          </w:p>
        </w:tc>
      </w:tr>
      <w:tr w:rsidR="00EF76E0" w14:paraId="428475C4" w14:textId="2FDD9AB1" w:rsidTr="00B62E5A">
        <w:tc>
          <w:tcPr>
            <w:tcW w:w="3065" w:type="dxa"/>
          </w:tcPr>
          <w:p w14:paraId="3D524427" w14:textId="0F287683" w:rsidR="00EF76E0" w:rsidRDefault="00EF76E0" w:rsidP="00EF76E0">
            <w:pPr>
              <w:ind w:firstLine="0"/>
            </w:pPr>
            <w:r>
              <w:t>Neobjednané jedlo</w:t>
            </w:r>
          </w:p>
        </w:tc>
        <w:tc>
          <w:tcPr>
            <w:tcW w:w="2856" w:type="dxa"/>
          </w:tcPr>
          <w:p w14:paraId="52DEA59E" w14:textId="3B77A080" w:rsidR="00EF76E0" w:rsidRDefault="00EF76E0" w:rsidP="00EF76E0">
            <w:pPr>
              <w:ind w:firstLine="0"/>
            </w:pPr>
            <w:r>
              <w:t>213,64</w:t>
            </w:r>
          </w:p>
        </w:tc>
        <w:tc>
          <w:tcPr>
            <w:tcW w:w="2856" w:type="dxa"/>
          </w:tcPr>
          <w:p w14:paraId="63844CBE" w14:textId="1AFB0F72" w:rsidR="00EF76E0" w:rsidRDefault="00EF76E0" w:rsidP="00EF76E0">
            <w:pPr>
              <w:ind w:firstLine="0"/>
            </w:pPr>
            <w:r>
              <w:t>2</w:t>
            </w:r>
            <w:r w:rsidR="00F7286B">
              <w:t>13,</w:t>
            </w:r>
            <w:r w:rsidR="00587AAE">
              <w:t>81</w:t>
            </w:r>
          </w:p>
        </w:tc>
      </w:tr>
    </w:tbl>
    <w:p w14:paraId="05A4EF3A" w14:textId="0902772D" w:rsidR="00CB1BB0" w:rsidRDefault="003E2A12" w:rsidP="00CB1BB0">
      <w:pPr>
        <w:pStyle w:val="Nadpis2"/>
      </w:pPr>
      <w:bookmarkStart w:id="31" w:name="_Toc121695290"/>
      <w:r>
        <w:t>celkový čas</w:t>
      </w:r>
      <w:bookmarkEnd w:id="31"/>
    </w:p>
    <w:p w14:paraId="2EC1057F" w14:textId="0D28F537" w:rsidR="003948CC" w:rsidRDefault="003948CC" w:rsidP="003948CC">
      <w:r>
        <w:t>Postupovali sme rovnako ako pri validácií dĺžky radov.</w:t>
      </w:r>
      <w:r w:rsidR="002829F5">
        <w:t xml:space="preserve"> Tabuľka znázorňuje </w:t>
      </w:r>
      <w:r w:rsidR="00635231">
        <w:t>priemerný celkový čas strávený v</w:t>
      </w:r>
      <w:r w:rsidR="00EA2D3A">
        <w:t> </w:t>
      </w:r>
      <w:r w:rsidR="00635231">
        <w:t>systéme</w:t>
      </w:r>
      <w:r w:rsidR="00EA2D3A">
        <w:t>(v sekundách).</w:t>
      </w:r>
    </w:p>
    <w:tbl>
      <w:tblPr>
        <w:tblStyle w:val="Mriekatabuky"/>
        <w:tblW w:w="0" w:type="auto"/>
        <w:tblLook w:val="04A0" w:firstRow="1" w:lastRow="0" w:firstColumn="1" w:lastColumn="0" w:noHBand="0" w:noVBand="1"/>
      </w:tblPr>
      <w:tblGrid>
        <w:gridCol w:w="3065"/>
        <w:gridCol w:w="2856"/>
        <w:gridCol w:w="2856"/>
      </w:tblGrid>
      <w:tr w:rsidR="003948CC" w14:paraId="1DE9ADD0" w14:textId="77777777" w:rsidTr="00B62E5A">
        <w:tc>
          <w:tcPr>
            <w:tcW w:w="3065" w:type="dxa"/>
          </w:tcPr>
          <w:p w14:paraId="53B7D385" w14:textId="1C0CC92D" w:rsidR="003948CC" w:rsidRPr="005D5BDF" w:rsidRDefault="003948CC" w:rsidP="00B62E5A">
            <w:pPr>
              <w:ind w:firstLine="0"/>
              <w:rPr>
                <w:b/>
                <w:bCs/>
              </w:rPr>
            </w:pPr>
          </w:p>
        </w:tc>
        <w:tc>
          <w:tcPr>
            <w:tcW w:w="2856" w:type="dxa"/>
          </w:tcPr>
          <w:p w14:paraId="4E3A8A34" w14:textId="77777777" w:rsidR="003948CC" w:rsidRPr="005D5BDF" w:rsidRDefault="003948CC" w:rsidP="00B62E5A">
            <w:pPr>
              <w:ind w:firstLine="0"/>
              <w:rPr>
                <w:b/>
                <w:bCs/>
              </w:rPr>
            </w:pPr>
            <w:r w:rsidRPr="005D5BDF">
              <w:rPr>
                <w:b/>
                <w:bCs/>
              </w:rPr>
              <w:t xml:space="preserve">Reálny systém </w:t>
            </w:r>
          </w:p>
        </w:tc>
        <w:tc>
          <w:tcPr>
            <w:tcW w:w="2856" w:type="dxa"/>
          </w:tcPr>
          <w:p w14:paraId="36D4D484" w14:textId="77777777" w:rsidR="003948CC" w:rsidRDefault="003948CC" w:rsidP="00B62E5A">
            <w:pPr>
              <w:ind w:firstLine="0"/>
            </w:pPr>
            <w:r w:rsidRPr="005D5BDF">
              <w:rPr>
                <w:b/>
                <w:bCs/>
              </w:rPr>
              <w:t>Model</w:t>
            </w:r>
          </w:p>
        </w:tc>
      </w:tr>
      <w:tr w:rsidR="003948CC" w14:paraId="79E35AE8" w14:textId="77777777" w:rsidTr="00B62E5A">
        <w:tc>
          <w:tcPr>
            <w:tcW w:w="3065" w:type="dxa"/>
          </w:tcPr>
          <w:p w14:paraId="28BDC095" w14:textId="7B2B00F9" w:rsidR="003948CC" w:rsidRDefault="00CC0B93" w:rsidP="00B62E5A">
            <w:pPr>
              <w:ind w:firstLine="0"/>
            </w:pPr>
            <w:r>
              <w:t>Celkový čas</w:t>
            </w:r>
          </w:p>
        </w:tc>
        <w:tc>
          <w:tcPr>
            <w:tcW w:w="2856" w:type="dxa"/>
          </w:tcPr>
          <w:p w14:paraId="1291DA91" w14:textId="3D5FD908" w:rsidR="003948CC" w:rsidRDefault="00ED06BD" w:rsidP="00B62E5A">
            <w:pPr>
              <w:ind w:firstLine="0"/>
            </w:pPr>
            <w:r>
              <w:t>923,79</w:t>
            </w:r>
          </w:p>
        </w:tc>
        <w:tc>
          <w:tcPr>
            <w:tcW w:w="2856" w:type="dxa"/>
          </w:tcPr>
          <w:p w14:paraId="007A9644" w14:textId="0F773927" w:rsidR="003948CC" w:rsidRDefault="005C7AF5" w:rsidP="00B62E5A">
            <w:pPr>
              <w:ind w:firstLine="0"/>
            </w:pPr>
            <w:r>
              <w:t>11</w:t>
            </w:r>
            <w:r w:rsidR="000D6776">
              <w:t>62,85</w:t>
            </w:r>
          </w:p>
        </w:tc>
      </w:tr>
    </w:tbl>
    <w:p w14:paraId="5FCE2A85" w14:textId="77777777" w:rsidR="00F76396" w:rsidRDefault="00F76396" w:rsidP="00F76396">
      <w:pPr>
        <w:spacing w:line="276" w:lineRule="auto"/>
      </w:pPr>
    </w:p>
    <w:p w14:paraId="64FD4158" w14:textId="625E732B" w:rsidR="00867D47" w:rsidRDefault="00867D47" w:rsidP="00867D47">
      <w:pPr>
        <w:spacing w:after="160" w:line="259" w:lineRule="auto"/>
        <w:ind w:firstLine="0"/>
        <w:mirrorIndents w:val="0"/>
        <w:jc w:val="left"/>
      </w:pPr>
      <w:r>
        <w:br w:type="page"/>
      </w:r>
    </w:p>
    <w:p w14:paraId="16812123" w14:textId="37943699" w:rsidR="00F76396" w:rsidRDefault="00F76396" w:rsidP="00F76396">
      <w:pPr>
        <w:pStyle w:val="Nadpis1"/>
      </w:pPr>
      <w:bookmarkStart w:id="32" w:name="_Toc121695291"/>
      <w:r w:rsidRPr="007C758C">
        <w:lastRenderedPageBreak/>
        <w:t>Popis vyhodnocovaných výsledkov</w:t>
      </w:r>
      <w:bookmarkEnd w:id="32"/>
    </w:p>
    <w:p w14:paraId="75B820ED" w14:textId="107AE7C4" w:rsidR="00B62E5A" w:rsidRDefault="00F76396" w:rsidP="009D5AAE">
      <w:r w:rsidRPr="007C758C">
        <w:t xml:space="preserve">Po vykonaní experimentov analyzujeme dáta. Tak, že porovnáme priemernú dobu čakania v rade upraveného modelu s priemernou dobou čakania v rade základného modelu. Taktiež chceme porovnať celkový čas strávený v systéme upraveného modelu s celkovým časom stráveným v systéme základného modelu. Po porovnaní zistíme či experimenty prispejú k dosiahnutiu požadovaného cieľa. Výsledkom bude vytvorenie záverečnej správy. </w:t>
      </w:r>
    </w:p>
    <w:p w14:paraId="7E93B372" w14:textId="23BC048C" w:rsidR="00867D47" w:rsidRPr="00B62E5A" w:rsidRDefault="00867D47" w:rsidP="00867D47">
      <w:pPr>
        <w:spacing w:after="160" w:line="259" w:lineRule="auto"/>
        <w:ind w:firstLine="0"/>
        <w:mirrorIndents w:val="0"/>
        <w:jc w:val="left"/>
      </w:pPr>
    </w:p>
    <w:p w14:paraId="2DF1CB29" w14:textId="77777777" w:rsidR="0031798A" w:rsidRDefault="0031798A">
      <w:pPr>
        <w:spacing w:after="160" w:line="259" w:lineRule="auto"/>
        <w:ind w:firstLine="0"/>
        <w:mirrorIndents w:val="0"/>
        <w:jc w:val="left"/>
        <w:rPr>
          <w:rFonts w:eastAsiaTheme="majorEastAsia" w:cstheme="majorBidi"/>
          <w:b/>
          <w:caps/>
          <w:sz w:val="32"/>
          <w:szCs w:val="32"/>
        </w:rPr>
      </w:pPr>
      <w:r>
        <w:br w:type="page"/>
      </w:r>
    </w:p>
    <w:p w14:paraId="70126D38" w14:textId="12E673B6" w:rsidR="00B62E5A" w:rsidRPr="00B62E5A" w:rsidRDefault="00F76396" w:rsidP="00F76396">
      <w:pPr>
        <w:pStyle w:val="Nadpis1"/>
        <w:spacing w:line="276" w:lineRule="auto"/>
      </w:pPr>
      <w:bookmarkStart w:id="33" w:name="_Toc121695292"/>
      <w:r w:rsidRPr="007C758C">
        <w:lastRenderedPageBreak/>
        <w:t>Popis experimentov</w:t>
      </w:r>
      <w:bookmarkEnd w:id="33"/>
    </w:p>
    <w:p w14:paraId="58AF7152" w14:textId="711B69F0" w:rsidR="00B16FA2" w:rsidRPr="00B16FA2" w:rsidRDefault="00B16FA2" w:rsidP="00B16FA2">
      <w:r>
        <w:t xml:space="preserve">Navrhli sme celkovo 5 experimentov, aby sme dokázali naplniť všetky ciele simulačného projektu. </w:t>
      </w:r>
    </w:p>
    <w:p w14:paraId="01AF9816" w14:textId="0ACBB89B" w:rsidR="0093180F" w:rsidRPr="007C758C" w:rsidRDefault="0093180F" w:rsidP="00AF2C92">
      <w:pPr>
        <w:pStyle w:val="Odsekzoznamu"/>
        <w:numPr>
          <w:ilvl w:val="0"/>
          <w:numId w:val="40"/>
        </w:numPr>
        <w:ind w:left="709" w:hanging="283"/>
      </w:pPr>
      <w:r w:rsidRPr="007C758C">
        <w:t>pridanie jedného obsluhujúceho pre špeciál</w:t>
      </w:r>
    </w:p>
    <w:p w14:paraId="486A3033" w14:textId="707F6056" w:rsidR="0093180F" w:rsidRPr="007C758C" w:rsidRDefault="0093180F" w:rsidP="00AF2C92">
      <w:pPr>
        <w:pStyle w:val="Odsekzoznamu"/>
        <w:numPr>
          <w:ilvl w:val="0"/>
          <w:numId w:val="40"/>
        </w:numPr>
        <w:ind w:left="709" w:hanging="283"/>
      </w:pPr>
      <w:r w:rsidRPr="007C758C">
        <w:t>pridanie jedného obsluhujúceho pre neobjednaných</w:t>
      </w:r>
    </w:p>
    <w:p w14:paraId="06E0F594" w14:textId="3D103AB8" w:rsidR="00E43B85" w:rsidRDefault="0093180F" w:rsidP="00FA023B">
      <w:pPr>
        <w:pStyle w:val="Odsekzoznamu"/>
        <w:numPr>
          <w:ilvl w:val="0"/>
          <w:numId w:val="40"/>
        </w:numPr>
        <w:ind w:left="709" w:hanging="283"/>
        <w:rPr>
          <w:ins w:id="34" w:author="{206C3265-8F32-43D5-81E4-53F061E94194}" w:date="2022-12-11T22:13:00Z"/>
        </w:rPr>
      </w:pPr>
      <w:r w:rsidRPr="007C758C">
        <w:t>pridanie jedného radu s výdajňou</w:t>
      </w:r>
    </w:p>
    <w:p w14:paraId="0E07A9B4" w14:textId="42324ABE" w:rsidR="0093180F" w:rsidRPr="007C758C" w:rsidRDefault="0093180F" w:rsidP="00AF2C92">
      <w:pPr>
        <w:pStyle w:val="Odsekzoznamu"/>
        <w:numPr>
          <w:ilvl w:val="0"/>
          <w:numId w:val="40"/>
        </w:numPr>
        <w:ind w:left="709" w:hanging="283"/>
      </w:pPr>
      <w:r w:rsidRPr="007C758C">
        <w:t>zistiť maximálny počet návštevníkov zariadenia, tak aby návštevníci čakali maximálne 7 minút</w:t>
      </w:r>
    </w:p>
    <w:p w14:paraId="57062592" w14:textId="129A2F80" w:rsidR="0093180F" w:rsidRPr="007C758C" w:rsidRDefault="0093180F" w:rsidP="00AF2C92">
      <w:pPr>
        <w:pStyle w:val="Odsekzoznamu"/>
        <w:numPr>
          <w:ilvl w:val="0"/>
          <w:numId w:val="40"/>
        </w:numPr>
        <w:ind w:left="709" w:hanging="283"/>
      </w:pPr>
      <w:r w:rsidRPr="007C758C">
        <w:t>minimalizovať maximálnu čakaciu dobu pri rovnomernom rozmiestnení stravníkov vo všetkých radoch</w:t>
      </w:r>
    </w:p>
    <w:p w14:paraId="2C70E28A" w14:textId="77777777" w:rsidR="0093180F" w:rsidRPr="00B16FA2" w:rsidRDefault="0093180F" w:rsidP="00B16FA2"/>
    <w:p w14:paraId="163E80C9" w14:textId="15A76B75" w:rsidR="000226C0" w:rsidRPr="007C758C" w:rsidRDefault="000226C0" w:rsidP="003A4432">
      <w:pPr>
        <w:pStyle w:val="Nadpis2"/>
      </w:pPr>
      <w:bookmarkStart w:id="35" w:name="_Toc121695293"/>
      <w:r w:rsidRPr="007C758C">
        <w:t xml:space="preserve">pridanie jedného obsluhujúceho pre </w:t>
      </w:r>
      <w:r w:rsidR="00964630">
        <w:t xml:space="preserve">výdaj </w:t>
      </w:r>
      <w:r w:rsidRPr="007C758C">
        <w:t>špeciál</w:t>
      </w:r>
      <w:r w:rsidR="00964630">
        <w:t>nej stravy</w:t>
      </w:r>
      <w:bookmarkEnd w:id="35"/>
    </w:p>
    <w:p w14:paraId="52D2289E" w14:textId="3532DE91" w:rsidR="00F0204B" w:rsidRDefault="001E7337" w:rsidP="00F0204B">
      <w:r>
        <w:t>P</w:t>
      </w:r>
      <w:r w:rsidR="001E5017">
        <w:t xml:space="preserve">ozorovaním sme zistili, že </w:t>
      </w:r>
      <w:r w:rsidR="001312F3">
        <w:t xml:space="preserve">často býva pri výdaji </w:t>
      </w:r>
      <w:r w:rsidR="00BD6ECF">
        <w:t>špeciálnej stravy</w:t>
      </w:r>
      <w:r w:rsidR="00254B10">
        <w:t xml:space="preserve"> dlhý rad</w:t>
      </w:r>
      <w:r w:rsidR="00EF5420">
        <w:t>.  Rozhodli</w:t>
      </w:r>
      <w:r w:rsidR="008351BD">
        <w:t xml:space="preserve"> sme sa </w:t>
      </w:r>
      <w:r w:rsidR="00F155B4">
        <w:t>vykonať</w:t>
      </w:r>
      <w:r w:rsidR="008351BD">
        <w:t xml:space="preserve"> experiment, ktorý </w:t>
      </w:r>
      <w:r w:rsidR="002F612C">
        <w:t xml:space="preserve">nám ukáže či po pridaní jedného obsluhujúceho </w:t>
      </w:r>
      <w:r w:rsidR="00F51969">
        <w:t>s</w:t>
      </w:r>
      <w:r w:rsidR="006E2964">
        <w:t>a problém vyrieši.</w:t>
      </w:r>
    </w:p>
    <w:p w14:paraId="097DF9F3" w14:textId="60C96803" w:rsidR="00A92103" w:rsidRPr="00F0204B" w:rsidRDefault="003C7E0B" w:rsidP="00F0204B">
      <w:r>
        <w:t xml:space="preserve">Spolu s týmto experimentom sme </w:t>
      </w:r>
      <w:r w:rsidR="004D2333">
        <w:t>porovn</w:t>
      </w:r>
      <w:r w:rsidR="00233C99">
        <w:t>ali</w:t>
      </w:r>
      <w:r w:rsidR="004D2333">
        <w:t xml:space="preserve"> </w:t>
      </w:r>
      <w:r w:rsidR="009F37F5">
        <w:t>dobu</w:t>
      </w:r>
      <w:r w:rsidR="00B07A0C">
        <w:t xml:space="preserve"> čakania v rade, dĺžk</w:t>
      </w:r>
      <w:r w:rsidR="007E75B5">
        <w:t>u</w:t>
      </w:r>
      <w:r w:rsidR="00B07A0C">
        <w:t xml:space="preserve"> radu</w:t>
      </w:r>
      <w:r w:rsidR="007E75B5">
        <w:t xml:space="preserve">, </w:t>
      </w:r>
      <w:r w:rsidR="009F37F5">
        <w:t>dobu</w:t>
      </w:r>
      <w:r w:rsidR="0063276D">
        <w:t xml:space="preserve"> obsluhy a celkový čas </w:t>
      </w:r>
      <w:r w:rsidR="009F37F5">
        <w:t xml:space="preserve">strávený </w:t>
      </w:r>
      <w:r w:rsidR="0063276D">
        <w:t>v systéme.</w:t>
      </w:r>
      <w:r w:rsidR="00E66072">
        <w:t xml:space="preserve"> Tieto hodnoty sme porovna</w:t>
      </w:r>
      <w:r w:rsidR="001E7337">
        <w:t>li</w:t>
      </w:r>
      <w:r w:rsidR="00E66072">
        <w:t xml:space="preserve"> s</w:t>
      </w:r>
      <w:r w:rsidR="00114883">
        <w:t xml:space="preserve"> hodnotami </w:t>
      </w:r>
      <w:r w:rsidR="00B937E3">
        <w:t>z</w:t>
      </w:r>
      <w:r w:rsidR="008B2D71">
        <w:t>o základného modelu.</w:t>
      </w:r>
    </w:p>
    <w:p w14:paraId="57CD0346" w14:textId="4C18DDD4" w:rsidR="00893E6D" w:rsidRPr="00893E6D" w:rsidRDefault="002F1C2C" w:rsidP="00342BA7">
      <w:pPr>
        <w:ind w:firstLine="0"/>
      </w:pPr>
      <w:r w:rsidRPr="00893E6D">
        <w:rPr>
          <w:noProof/>
        </w:rPr>
        <w:drawing>
          <wp:anchor distT="0" distB="0" distL="114300" distR="114300" simplePos="0" relativeHeight="251658247" behindDoc="0" locked="0" layoutInCell="1" allowOverlap="1" wp14:anchorId="641B22CD" wp14:editId="482ECC26">
            <wp:simplePos x="0" y="0"/>
            <wp:positionH relativeFrom="margin">
              <wp:align>center</wp:align>
            </wp:positionH>
            <wp:positionV relativeFrom="paragraph">
              <wp:posOffset>-5080</wp:posOffset>
            </wp:positionV>
            <wp:extent cx="5579745" cy="2168525"/>
            <wp:effectExtent l="0" t="0" r="1905" b="3175"/>
            <wp:wrapTopAndBottom/>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9745" cy="2168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E5B1D3" w14:textId="2EAE895E" w:rsidR="0073238D" w:rsidRDefault="00F11AAC" w:rsidP="003A4432">
      <w:r>
        <w:t xml:space="preserve">Všetky 4 </w:t>
      </w:r>
      <w:r w:rsidR="00E13C61">
        <w:t>sledované hodnoty sme vložili do</w:t>
      </w:r>
      <w:r w:rsidR="006D698A">
        <w:t> programu Output Analyzer</w:t>
      </w:r>
      <w:r w:rsidR="0063276D">
        <w:t xml:space="preserve">, kde sme vykonali </w:t>
      </w:r>
      <w:r w:rsidR="00870E86">
        <w:t>2-zložkový t-test</w:t>
      </w:r>
      <w:r w:rsidR="00E13C61">
        <w:t>.</w:t>
      </w:r>
      <w:r w:rsidR="00870E86">
        <w:t xml:space="preserve"> </w:t>
      </w:r>
      <w:r w:rsidR="0055573D">
        <w:t>Použili sme</w:t>
      </w:r>
      <w:r w:rsidR="00383463">
        <w:t xml:space="preserve"> 95% interval spoľahlivosti pre rozdiel porovnávaných </w:t>
      </w:r>
      <w:r w:rsidR="00E13C61">
        <w:t>hodnôt</w:t>
      </w:r>
      <w:r w:rsidR="00383463">
        <w:t>.</w:t>
      </w:r>
      <w:r w:rsidR="007E0D69">
        <w:t xml:space="preserve"> </w:t>
      </w:r>
      <w:r w:rsidR="00665A6A">
        <w:lastRenderedPageBreak/>
        <w:t>Všetky</w:t>
      </w:r>
      <w:r w:rsidR="003C7E0B">
        <w:t xml:space="preserve"> štyr</w:t>
      </w:r>
      <w:r w:rsidR="00665A6A">
        <w:t>i</w:t>
      </w:r>
      <w:r w:rsidR="003C7E0B">
        <w:t xml:space="preserve"> </w:t>
      </w:r>
      <w:r w:rsidR="00665A6A">
        <w:t>pozorované</w:t>
      </w:r>
      <w:r w:rsidR="003011DB">
        <w:t xml:space="preserve"> hodnoty </w:t>
      </w:r>
      <w:r w:rsidR="006A2056">
        <w:t>zamietame</w:t>
      </w:r>
      <w:r w:rsidR="00636A7F">
        <w:t xml:space="preserve">, takže </w:t>
      </w:r>
      <w:r w:rsidR="003011DB">
        <w:t xml:space="preserve">sú </w:t>
      </w:r>
      <w:r w:rsidR="00A0323C">
        <w:t xml:space="preserve">všetky </w:t>
      </w:r>
      <w:r w:rsidR="0055573D">
        <w:t xml:space="preserve">výsledné </w:t>
      </w:r>
      <w:r w:rsidR="00A0323C">
        <w:t xml:space="preserve">hodnoty </w:t>
      </w:r>
      <w:r w:rsidR="003011DB">
        <w:t>štatisticky významné.</w:t>
      </w:r>
      <w:r w:rsidR="00123B35">
        <w:t xml:space="preserve"> </w:t>
      </w:r>
    </w:p>
    <w:p w14:paraId="0BCF000E" w14:textId="77777777" w:rsidR="00A0323C" w:rsidRDefault="00123B35" w:rsidP="003A4432">
      <w:r>
        <w:t xml:space="preserve">Dĺžka radu sa zmení zo </w:t>
      </w:r>
      <w:r w:rsidR="005613C4">
        <w:t>6</w:t>
      </w:r>
      <w:r w:rsidR="00743B66">
        <w:t xml:space="preserve"> </w:t>
      </w:r>
      <w:r w:rsidR="00D31B1E">
        <w:t xml:space="preserve">ľudí na </w:t>
      </w:r>
      <w:r w:rsidR="00B01686">
        <w:t>0,64 ľudí</w:t>
      </w:r>
      <w:r w:rsidR="00414FC6">
        <w:t>. Taktiež sa</w:t>
      </w:r>
      <w:r w:rsidR="00085E16">
        <w:t xml:space="preserve"> </w:t>
      </w:r>
      <w:r w:rsidR="006C2917">
        <w:t>doba čakania v rade zmení z</w:t>
      </w:r>
      <w:r w:rsidR="003C2CDA">
        <w:t> </w:t>
      </w:r>
      <w:r w:rsidR="00524B64">
        <w:t>184</w:t>
      </w:r>
      <w:r w:rsidR="003C2CDA">
        <w:t xml:space="preserve"> sekúnd na </w:t>
      </w:r>
      <w:r w:rsidR="00597792">
        <w:t>17 sekúnd</w:t>
      </w:r>
      <w:r w:rsidR="0073238D">
        <w:t>.</w:t>
      </w:r>
      <w:r w:rsidR="008015C2">
        <w:t xml:space="preserve"> </w:t>
      </w:r>
    </w:p>
    <w:p w14:paraId="6B693BE0" w14:textId="1BE18BC5" w:rsidR="00CA79E1" w:rsidRDefault="00CA79E1" w:rsidP="00CA79E1">
      <w:pPr>
        <w:pStyle w:val="Nadpis3"/>
      </w:pPr>
      <w:bookmarkStart w:id="36" w:name="_Toc121695294"/>
      <w:r>
        <w:t>Vyhodnotenie</w:t>
      </w:r>
      <w:bookmarkEnd w:id="36"/>
    </w:p>
    <w:p w14:paraId="3693FDB0" w14:textId="11FD1D19" w:rsidR="003A4432" w:rsidRPr="003A4432" w:rsidRDefault="008D2CD0" w:rsidP="003A4432">
      <w:r>
        <w:t>H</w:t>
      </w:r>
      <w:r w:rsidR="008015C2">
        <w:t xml:space="preserve">odnoty nám </w:t>
      </w:r>
      <w:r w:rsidR="00DE6BED">
        <w:t>udávajú,</w:t>
      </w:r>
      <w:r w:rsidR="008015C2">
        <w:t xml:space="preserve"> že </w:t>
      </w:r>
      <w:r w:rsidR="007F7F73" w:rsidRPr="007C758C">
        <w:t>pridanie jedného obsluhujúceho</w:t>
      </w:r>
      <w:r w:rsidR="00A11A14">
        <w:t xml:space="preserve"> nám výrazne </w:t>
      </w:r>
      <w:r w:rsidR="00DF66B2" w:rsidRPr="00AF2C92">
        <w:t>zlepší</w:t>
      </w:r>
      <w:r w:rsidR="00DF66B2">
        <w:t xml:space="preserve"> čakanie v</w:t>
      </w:r>
      <w:r w:rsidR="00501497">
        <w:t> </w:t>
      </w:r>
      <w:r w:rsidR="00DF66B2">
        <w:t>rade</w:t>
      </w:r>
      <w:r w:rsidR="00501497">
        <w:t>.</w:t>
      </w:r>
    </w:p>
    <w:p w14:paraId="76DF69DF" w14:textId="56D0F816" w:rsidR="000226C0" w:rsidRPr="007C758C" w:rsidRDefault="000226C0" w:rsidP="003A4432">
      <w:pPr>
        <w:pStyle w:val="Nadpis2"/>
      </w:pPr>
      <w:bookmarkStart w:id="37" w:name="_Toc121695295"/>
      <w:r w:rsidRPr="007C758C">
        <w:t>pridanie jedného obsluhujúceho pre neobjednaných</w:t>
      </w:r>
      <w:bookmarkEnd w:id="37"/>
    </w:p>
    <w:p w14:paraId="53B7F264" w14:textId="28086138" w:rsidR="00587D65" w:rsidRPr="00F0204B" w:rsidRDefault="00587D65" w:rsidP="009D5AAE">
      <w:r>
        <w:t>Ďalším pozorovaním sme zistili, že sa taktiež často tvorí dlhý rad aj pri výdaji s neobjednaným jedlom. Rozhodli sme sa preto pre experiment, ktorý nám ukáže či po pridaní jedného obsluhujúceho sa tento problém vyrieši.</w:t>
      </w:r>
    </w:p>
    <w:p w14:paraId="52DAC15D" w14:textId="43115F16" w:rsidR="00587D65" w:rsidRPr="00F0204B" w:rsidRDefault="00587D65" w:rsidP="00587D65">
      <w:r>
        <w:t xml:space="preserve">Spolu s týmto experimentom by sme chceli porovnávať </w:t>
      </w:r>
      <w:r w:rsidR="009F37F5">
        <w:t>dobu</w:t>
      </w:r>
      <w:r>
        <w:t xml:space="preserve"> čakania v rade, dĺžku radu, </w:t>
      </w:r>
      <w:r w:rsidR="009F37F5">
        <w:t>dobu</w:t>
      </w:r>
      <w:r>
        <w:t xml:space="preserve"> obsluhy a celkový čas </w:t>
      </w:r>
      <w:r w:rsidR="009F37F5">
        <w:t>strávený</w:t>
      </w:r>
      <w:r>
        <w:t xml:space="preserve"> v systéme. Tieto hodnoty by sme chceli porovnať s hodnotami zo základného modelu.</w:t>
      </w:r>
    </w:p>
    <w:p w14:paraId="6657DCA1" w14:textId="77777777" w:rsidR="00587D65" w:rsidRPr="00587D65" w:rsidRDefault="00587D65" w:rsidP="00587D65"/>
    <w:p w14:paraId="013258B5" w14:textId="0155CF34" w:rsidR="001B0311" w:rsidRPr="001B0311" w:rsidRDefault="001B0311" w:rsidP="001B0311">
      <w:pPr>
        <w:spacing w:after="0" w:line="240" w:lineRule="auto"/>
        <w:ind w:firstLine="0"/>
        <w:mirrorIndents w:val="0"/>
        <w:jc w:val="left"/>
        <w:rPr>
          <w:rFonts w:eastAsia="Times New Roman" w:cs="Times New Roman"/>
          <w:szCs w:val="24"/>
          <w:lang w:val="en-GB" w:eastAsia="en-GB"/>
        </w:rPr>
      </w:pPr>
      <w:r w:rsidRPr="001B0311">
        <w:rPr>
          <w:noProof/>
        </w:rPr>
        <w:drawing>
          <wp:anchor distT="0" distB="0" distL="114300" distR="114300" simplePos="0" relativeHeight="251658245" behindDoc="0" locked="0" layoutInCell="1" allowOverlap="1" wp14:anchorId="1BE37CAA" wp14:editId="217E6A4B">
            <wp:simplePos x="0" y="0"/>
            <wp:positionH relativeFrom="margin">
              <wp:align>center</wp:align>
            </wp:positionH>
            <wp:positionV relativeFrom="paragraph">
              <wp:posOffset>3810</wp:posOffset>
            </wp:positionV>
            <wp:extent cx="5579745" cy="2637155"/>
            <wp:effectExtent l="0" t="0" r="1905" b="0"/>
            <wp:wrapTopAndBottom/>
            <wp:docPr id="27" name="Picture 2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email&#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9745" cy="2637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4478D0" w14:textId="77777777" w:rsidR="00587D65" w:rsidRDefault="00587D65" w:rsidP="00587D65"/>
    <w:p w14:paraId="6DB0EFAA" w14:textId="2C8B1785" w:rsidR="00304997" w:rsidRDefault="00304997" w:rsidP="00304997">
      <w:r>
        <w:t xml:space="preserve">Všetky 4 sledované hodnoty sme vložili do programu Output Analyzer, kde sme vykonali 2-zložkový t-test. Použili sme 95% interval spoľahlivosti pre rozdiel </w:t>
      </w:r>
      <w:r>
        <w:lastRenderedPageBreak/>
        <w:t xml:space="preserve">porovnávaných hodnôt. Všetky štyri pozorované hodnoty zamietame, takže sú všetky výsledné hodnoty štatisticky významné. </w:t>
      </w:r>
    </w:p>
    <w:p w14:paraId="628871BC" w14:textId="673D5A6F" w:rsidR="00D171DA" w:rsidRDefault="00D171DA" w:rsidP="00D171DA">
      <w:r>
        <w:t xml:space="preserve">Dĺžka radu sa zmení zo </w:t>
      </w:r>
      <w:r w:rsidR="00935FCE">
        <w:t>10</w:t>
      </w:r>
      <w:r>
        <w:t xml:space="preserve"> ľudí na </w:t>
      </w:r>
      <w:r w:rsidR="00651530">
        <w:t xml:space="preserve">2 </w:t>
      </w:r>
      <w:r>
        <w:t>ľudí. Taktiež sa doba čakania v rade zmení z </w:t>
      </w:r>
      <w:r w:rsidR="009F7ED6">
        <w:t>1</w:t>
      </w:r>
      <w:r w:rsidR="00296893">
        <w:t>78</w:t>
      </w:r>
      <w:r>
        <w:t xml:space="preserve"> sekúnd na </w:t>
      </w:r>
      <w:r w:rsidR="0072691B">
        <w:t>34</w:t>
      </w:r>
      <w:r>
        <w:t xml:space="preserve"> sekúnd. </w:t>
      </w:r>
    </w:p>
    <w:p w14:paraId="5C36DCA8" w14:textId="6C93C57D" w:rsidR="00CA79E1" w:rsidRDefault="00CA79E1" w:rsidP="00CA79E1">
      <w:pPr>
        <w:pStyle w:val="Nadpis3"/>
      </w:pPr>
      <w:bookmarkStart w:id="38" w:name="_Toc121695296"/>
      <w:r>
        <w:t>Vyhodnotenie</w:t>
      </w:r>
      <w:bookmarkEnd w:id="38"/>
    </w:p>
    <w:p w14:paraId="0DB75820" w14:textId="1851B087" w:rsidR="00B27C1E" w:rsidRPr="001B0311" w:rsidRDefault="00D171DA" w:rsidP="001B0311">
      <w:r>
        <w:t xml:space="preserve">Hodnoty nám udávajú, že </w:t>
      </w:r>
      <w:r w:rsidRPr="007C758C">
        <w:t>pridanie jedného obsluhujúceho</w:t>
      </w:r>
      <w:r>
        <w:t xml:space="preserve"> nám výrazne kráti čakanie v rade.</w:t>
      </w:r>
    </w:p>
    <w:p w14:paraId="73ED7B75" w14:textId="16E0E61D" w:rsidR="000226C0" w:rsidRDefault="000226C0" w:rsidP="003A4432">
      <w:pPr>
        <w:pStyle w:val="Nadpis2"/>
      </w:pPr>
      <w:bookmarkStart w:id="39" w:name="_Toc121695297"/>
      <w:r w:rsidRPr="007C758C">
        <w:t>pridanie jedného radu s</w:t>
      </w:r>
      <w:r w:rsidR="00E43B85">
        <w:t> </w:t>
      </w:r>
      <w:r w:rsidRPr="007C758C">
        <w:t>výdajňou</w:t>
      </w:r>
      <w:bookmarkEnd w:id="39"/>
    </w:p>
    <w:p w14:paraId="654074CB" w14:textId="43474D72" w:rsidR="006A7183" w:rsidRDefault="00E43B85" w:rsidP="009D5AAE">
      <w:r>
        <w:t xml:space="preserve">Rozhodli sme sa vykonať experiment, ktorý nám ukáže či po pridaní jedného </w:t>
      </w:r>
      <w:r w:rsidR="005C1A76">
        <w:t>radu s výdajňou sa z</w:t>
      </w:r>
      <w:r w:rsidR="008513AB">
        <w:t>lepší doba čakania v</w:t>
      </w:r>
      <w:r w:rsidR="00D6701F">
        <w:t> </w:t>
      </w:r>
      <w:r w:rsidR="008513AB">
        <w:t>rade</w:t>
      </w:r>
      <w:r w:rsidR="00D6701F">
        <w:t xml:space="preserve"> pre neobjednaných</w:t>
      </w:r>
      <w:r>
        <w:t>.</w:t>
      </w:r>
      <w:r w:rsidR="00A82048">
        <w:t xml:space="preserve"> </w:t>
      </w:r>
      <w:r w:rsidR="006A7183">
        <w:t xml:space="preserve">Pridaná výdajňa funguje </w:t>
      </w:r>
      <w:r w:rsidR="00015E81">
        <w:t>na princípe výdajne pre neobjednaných</w:t>
      </w:r>
      <w:r w:rsidR="00B34B37">
        <w:t xml:space="preserve">. </w:t>
      </w:r>
      <w:r w:rsidR="00BE1E08">
        <w:t>Predpokladáme</w:t>
      </w:r>
      <w:r w:rsidR="00B134F6">
        <w:t>, že</w:t>
      </w:r>
      <w:r w:rsidR="000B435D">
        <w:t xml:space="preserve"> zlepš</w:t>
      </w:r>
      <w:r w:rsidR="00B134F6">
        <w:t>í</w:t>
      </w:r>
      <w:r w:rsidR="000B435D">
        <w:t xml:space="preserve"> dobu čakania pre neobjednaných.</w:t>
      </w:r>
    </w:p>
    <w:p w14:paraId="31E180C2" w14:textId="79299EFB" w:rsidR="00F26DDB" w:rsidRPr="00F0204B" w:rsidRDefault="00E43B85" w:rsidP="00F26DDB">
      <w:r>
        <w:t xml:space="preserve">Spolu s týmto experimentom sme porovnali </w:t>
      </w:r>
      <w:r w:rsidR="000957D8">
        <w:t>dob</w:t>
      </w:r>
      <w:r w:rsidR="00E001A7">
        <w:t>u</w:t>
      </w:r>
      <w:r>
        <w:t xml:space="preserve"> čakania v rade, dĺžku radu, </w:t>
      </w:r>
      <w:r w:rsidR="000957D8">
        <w:t>dob</w:t>
      </w:r>
      <w:r w:rsidR="00E001A7">
        <w:t>u</w:t>
      </w:r>
      <w:r>
        <w:t xml:space="preserve"> obsluhy a celkový čas</w:t>
      </w:r>
      <w:r w:rsidR="000957D8">
        <w:t xml:space="preserve"> strávený</w:t>
      </w:r>
      <w:r>
        <w:t xml:space="preserve"> v systéme. Tieto hodnoty sme porovnali s hodnotami zo základného modelu.</w:t>
      </w:r>
    </w:p>
    <w:p w14:paraId="30D30741" w14:textId="07DAFBFB" w:rsidR="009504D3" w:rsidRDefault="009504D3" w:rsidP="00330450">
      <w:pPr>
        <w:tabs>
          <w:tab w:val="left" w:pos="6660"/>
        </w:tabs>
      </w:pPr>
      <w:r w:rsidRPr="00B27C1E">
        <w:rPr>
          <w:rFonts w:eastAsia="Times New Roman" w:cs="Times New Roman"/>
          <w:szCs w:val="24"/>
          <w:lang w:val="en-GB" w:eastAsia="en-GB"/>
        </w:rPr>
        <w:drawing>
          <wp:anchor distT="0" distB="0" distL="114300" distR="114300" simplePos="0" relativeHeight="251658243" behindDoc="0" locked="0" layoutInCell="1" allowOverlap="1" wp14:anchorId="41C7F894" wp14:editId="0D4004C0">
            <wp:simplePos x="0" y="0"/>
            <wp:positionH relativeFrom="margin">
              <wp:align>center</wp:align>
            </wp:positionH>
            <wp:positionV relativeFrom="paragraph">
              <wp:posOffset>4445</wp:posOffset>
            </wp:positionV>
            <wp:extent cx="5939790" cy="3336290"/>
            <wp:effectExtent l="0" t="0" r="3810" b="0"/>
            <wp:wrapTopAndBottom/>
            <wp:docPr id="12" name="Obrázok 12" descr="Obrázok, na ktorom je text, vnútri,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descr="Obrázok, na ktorom je text, vnútri, snímka obrazovky&#10;&#10;Automaticky generovaný popis"/>
                    <pic:cNvPicPr/>
                  </pic:nvPicPr>
                  <pic:blipFill>
                    <a:blip r:embed="rId36">
                      <a:extLst>
                        <a:ext uri="{28A0092B-C50C-407E-A947-70E740481C1C}">
                          <a14:useLocalDpi xmlns:a14="http://schemas.microsoft.com/office/drawing/2010/main" val="0"/>
                        </a:ext>
                      </a:extLst>
                    </a:blip>
                    <a:stretch>
                      <a:fillRect/>
                    </a:stretch>
                  </pic:blipFill>
                  <pic:spPr>
                    <a:xfrm>
                      <a:off x="0" y="0"/>
                      <a:ext cx="5939790" cy="3336290"/>
                    </a:xfrm>
                    <a:prstGeom prst="rect">
                      <a:avLst/>
                    </a:prstGeom>
                  </pic:spPr>
                </pic:pic>
              </a:graphicData>
            </a:graphic>
            <wp14:sizeRelH relativeFrom="page">
              <wp14:pctWidth>0</wp14:pctWidth>
            </wp14:sizeRelH>
            <wp14:sizeRelV relativeFrom="page">
              <wp14:pctHeight>0</wp14:pctHeight>
            </wp14:sizeRelV>
          </wp:anchor>
        </w:drawing>
      </w:r>
      <w:r w:rsidR="00330450">
        <w:tab/>
      </w:r>
    </w:p>
    <w:p w14:paraId="7AD02DDC" w14:textId="2B9FE9A4" w:rsidR="00E43B85" w:rsidRPr="00E43B85" w:rsidRDefault="000A452C" w:rsidP="001C6B3B">
      <w:pPr>
        <w:ind w:firstLine="0"/>
      </w:pPr>
      <w:r w:rsidRPr="00964443">
        <w:rPr>
          <w:rFonts w:eastAsia="Times New Roman" w:cs="Times New Roman"/>
          <w:szCs w:val="24"/>
          <w:lang w:val="en-GB" w:eastAsia="en-GB"/>
        </w:rPr>
        <w:lastRenderedPageBreak/>
        <w:drawing>
          <wp:anchor distT="0" distB="0" distL="114300" distR="114300" simplePos="0" relativeHeight="251658242" behindDoc="0" locked="0" layoutInCell="1" allowOverlap="1" wp14:anchorId="4B2F3769" wp14:editId="0297A7E9">
            <wp:simplePos x="0" y="0"/>
            <wp:positionH relativeFrom="margin">
              <wp:align>center</wp:align>
            </wp:positionH>
            <wp:positionV relativeFrom="paragraph">
              <wp:posOffset>1905</wp:posOffset>
            </wp:positionV>
            <wp:extent cx="5939790" cy="3354070"/>
            <wp:effectExtent l="0" t="0" r="3810" b="0"/>
            <wp:wrapTopAndBottom/>
            <wp:docPr id="11" name="Obrázok 11" descr="Obrázok, na ktorom je LEGO, hrač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ok 11" descr="Obrázok, na ktorom je LEGO, hračka&#10;&#10;Automaticky generovaný popis"/>
                    <pic:cNvPicPr/>
                  </pic:nvPicPr>
                  <pic:blipFill>
                    <a:blip r:embed="rId37">
                      <a:extLst>
                        <a:ext uri="{28A0092B-C50C-407E-A947-70E740481C1C}">
                          <a14:useLocalDpi xmlns:a14="http://schemas.microsoft.com/office/drawing/2010/main" val="0"/>
                        </a:ext>
                      </a:extLst>
                    </a:blip>
                    <a:stretch>
                      <a:fillRect/>
                    </a:stretch>
                  </pic:blipFill>
                  <pic:spPr>
                    <a:xfrm>
                      <a:off x="0" y="0"/>
                      <a:ext cx="5939790" cy="3354070"/>
                    </a:xfrm>
                    <a:prstGeom prst="rect">
                      <a:avLst/>
                    </a:prstGeom>
                  </pic:spPr>
                </pic:pic>
              </a:graphicData>
            </a:graphic>
            <wp14:sizeRelH relativeFrom="page">
              <wp14:pctWidth>0</wp14:pctWidth>
            </wp14:sizeRelH>
            <wp14:sizeRelV relativeFrom="page">
              <wp14:pctHeight>0</wp14:pctHeight>
            </wp14:sizeRelV>
          </wp:anchor>
        </w:drawing>
      </w:r>
    </w:p>
    <w:p w14:paraId="2F2FAF82" w14:textId="42BEC610" w:rsidR="00B27C1E" w:rsidRPr="00B118AA" w:rsidRDefault="00B118AA" w:rsidP="00B118AA">
      <w:pPr>
        <w:spacing w:after="0" w:line="240" w:lineRule="auto"/>
        <w:ind w:firstLine="0"/>
        <w:mirrorIndents w:val="0"/>
        <w:jc w:val="left"/>
        <w:rPr>
          <w:rFonts w:eastAsia="Times New Roman" w:cs="Times New Roman"/>
          <w:szCs w:val="24"/>
          <w:lang w:val="en-GB" w:eastAsia="en-GB"/>
        </w:rPr>
      </w:pPr>
      <w:r w:rsidRPr="00B118AA">
        <w:rPr>
          <w:noProof/>
        </w:rPr>
        <w:drawing>
          <wp:anchor distT="0" distB="0" distL="114300" distR="114300" simplePos="0" relativeHeight="251658244" behindDoc="0" locked="0" layoutInCell="1" allowOverlap="1" wp14:anchorId="0C6728A4" wp14:editId="42B4ABB3">
            <wp:simplePos x="0" y="0"/>
            <wp:positionH relativeFrom="margin">
              <wp:align>center</wp:align>
            </wp:positionH>
            <wp:positionV relativeFrom="paragraph">
              <wp:posOffset>1905</wp:posOffset>
            </wp:positionV>
            <wp:extent cx="5579745" cy="2754630"/>
            <wp:effectExtent l="0" t="0" r="1905" b="7620"/>
            <wp:wrapTopAndBottom/>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9745" cy="2754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F22122" w14:textId="77777777" w:rsidR="00E43B85" w:rsidRDefault="00E43B85" w:rsidP="00E43B85">
      <w:r>
        <w:t xml:space="preserve">Všetky 4 sledované hodnoty sme vložili do programu Output Analyzer, kde sme vykonali 2-zložkový t-test. Použili sme 95% interval spoľahlivosti pre rozdiel porovnávaných hodnôt. Všetky štyri pozorované hodnoty zamietame, takže sú všetky výsledné hodnoty štatisticky významné. </w:t>
      </w:r>
    </w:p>
    <w:p w14:paraId="5AEE122E" w14:textId="1B5B7591" w:rsidR="00E43B85" w:rsidRDefault="00E43B85" w:rsidP="00E43B85">
      <w:r>
        <w:t xml:space="preserve">Dĺžka radu sa zmení zo </w:t>
      </w:r>
      <w:r w:rsidR="0099319A">
        <w:t>10</w:t>
      </w:r>
      <w:r>
        <w:t xml:space="preserve"> ľudí na </w:t>
      </w:r>
      <w:r w:rsidR="00486B7A">
        <w:t>2,8</w:t>
      </w:r>
      <w:r>
        <w:t xml:space="preserve"> ľudí. Taktiež sa doba čakania v rade zmení z 1</w:t>
      </w:r>
      <w:r w:rsidR="00C927D1">
        <w:t>78</w:t>
      </w:r>
      <w:r>
        <w:t xml:space="preserve"> sekúnd na </w:t>
      </w:r>
      <w:r w:rsidR="00237EC8">
        <w:t>91</w:t>
      </w:r>
      <w:r>
        <w:t xml:space="preserve"> sekúnd. </w:t>
      </w:r>
    </w:p>
    <w:p w14:paraId="7EB3170D" w14:textId="3639D6B7" w:rsidR="00CA79E1" w:rsidRDefault="00CA79E1" w:rsidP="00CA79E1">
      <w:pPr>
        <w:pStyle w:val="Nadpis3"/>
      </w:pPr>
      <w:bookmarkStart w:id="40" w:name="_Toc121695298"/>
      <w:r>
        <w:lastRenderedPageBreak/>
        <w:t>Vyhodnotenie</w:t>
      </w:r>
      <w:bookmarkEnd w:id="40"/>
    </w:p>
    <w:p w14:paraId="32DB519B" w14:textId="02486904" w:rsidR="00B118AA" w:rsidRPr="00B118AA" w:rsidRDefault="00E43B85" w:rsidP="00B118AA">
      <w:r>
        <w:t xml:space="preserve">Hodnoty nám udávajú, že </w:t>
      </w:r>
      <w:r w:rsidRPr="007C758C">
        <w:t xml:space="preserve">pridanie jedného </w:t>
      </w:r>
      <w:r w:rsidR="00D22E7A">
        <w:t>radu s výdajňou s</w:t>
      </w:r>
      <w:r>
        <w:t>kráti čakanie v</w:t>
      </w:r>
      <w:r w:rsidR="00D22E7A">
        <w:t> </w:t>
      </w:r>
      <w:r>
        <w:t>rade</w:t>
      </w:r>
      <w:r w:rsidR="00D22E7A">
        <w:t xml:space="preserve"> pre neobjednaných</w:t>
      </w:r>
      <w:r>
        <w:t>.</w:t>
      </w:r>
    </w:p>
    <w:p w14:paraId="78A6239F" w14:textId="2CADCEFA" w:rsidR="000226C0" w:rsidRDefault="000226C0" w:rsidP="003A4432">
      <w:pPr>
        <w:pStyle w:val="Nadpis2"/>
      </w:pPr>
      <w:bookmarkStart w:id="41" w:name="_Toc121695299"/>
      <w:r w:rsidRPr="007C758C">
        <w:t>zistiť maximálny počet návštevníkov zariadenia, tak aby návštevníci čakali maximálne 7 minút</w:t>
      </w:r>
      <w:bookmarkEnd w:id="41"/>
    </w:p>
    <w:p w14:paraId="21D093EC" w14:textId="54F357D2" w:rsidR="00D56DEC" w:rsidRDefault="00C51009" w:rsidP="00787A9D">
      <w:r>
        <w:t xml:space="preserve">Podľa </w:t>
      </w:r>
      <w:r w:rsidR="00F80AF3">
        <w:t xml:space="preserve">nášho modelu </w:t>
      </w:r>
      <w:r w:rsidR="00AA57A2">
        <w:t>navštívi</w:t>
      </w:r>
      <w:r w:rsidR="00F80AF3">
        <w:t xml:space="preserve"> stravovacie zariadeni</w:t>
      </w:r>
      <w:r w:rsidR="00163492">
        <w:t>e</w:t>
      </w:r>
      <w:r w:rsidR="00F80AF3">
        <w:t xml:space="preserve"> Nová Menza priemerne 1550 ľudí denne. </w:t>
      </w:r>
      <w:r w:rsidR="00E2398F">
        <w:t>Zistili sme</w:t>
      </w:r>
      <w:r w:rsidR="00C83F22">
        <w:t>, že</w:t>
      </w:r>
      <w:r w:rsidR="00E2398F">
        <w:t xml:space="preserve"> </w:t>
      </w:r>
      <w:r w:rsidR="004D3776">
        <w:t>najd</w:t>
      </w:r>
      <w:r w:rsidR="00286D59">
        <w:t>lhšie čak</w:t>
      </w:r>
      <w:r w:rsidR="00653807">
        <w:t xml:space="preserve">ajú stravníci v rade pre výdaj neobjednaného jedla a to </w:t>
      </w:r>
      <w:r w:rsidR="000F0639">
        <w:t xml:space="preserve">v priemere až 320 sekúnd. </w:t>
      </w:r>
      <w:r w:rsidR="00286D59">
        <w:t xml:space="preserve"> </w:t>
      </w:r>
      <w:r w:rsidR="00D56DEC">
        <w:t xml:space="preserve">Pri zvýšení vstupného toku o 5%, denne navštívi menzu 1630 ľudí a maximálna čakacia doba je </w:t>
      </w:r>
      <w:r w:rsidR="00765708">
        <w:t xml:space="preserve">v rade </w:t>
      </w:r>
      <w:r w:rsidR="00D56DEC">
        <w:t xml:space="preserve">pri </w:t>
      </w:r>
      <w:r w:rsidR="00765708">
        <w:t>n</w:t>
      </w:r>
      <w:r w:rsidR="00D56DEC">
        <w:t>eobjednaných 410 sekúnd.</w:t>
      </w:r>
      <w:r w:rsidR="008A7704">
        <w:t xml:space="preserve"> </w:t>
      </w:r>
    </w:p>
    <w:p w14:paraId="166AEE2D" w14:textId="77777777" w:rsidR="00CA79E1" w:rsidRDefault="00CA79E1" w:rsidP="00CA79E1">
      <w:pPr>
        <w:pStyle w:val="Nadpis3"/>
      </w:pPr>
      <w:bookmarkStart w:id="42" w:name="_Toc121695300"/>
      <w:r>
        <w:t>Vyhodnotenie</w:t>
      </w:r>
      <w:bookmarkEnd w:id="42"/>
    </w:p>
    <w:p w14:paraId="603CC553" w14:textId="7217C44F" w:rsidR="00CA79E1" w:rsidRPr="007C758C" w:rsidRDefault="00477677" w:rsidP="009D5AAE">
      <w:r>
        <w:t xml:space="preserve">Pri tomto experimente sme zistili maximálny </w:t>
      </w:r>
      <w:r w:rsidR="00BD6EB9">
        <w:t>počet návštevníkov</w:t>
      </w:r>
      <w:r>
        <w:t xml:space="preserve">, ktorý je </w:t>
      </w:r>
      <w:r w:rsidR="00DE5C09">
        <w:t>vyšší</w:t>
      </w:r>
      <w:r w:rsidR="00620F4E">
        <w:t xml:space="preserve"> o</w:t>
      </w:r>
      <w:r w:rsidR="008B4194">
        <w:t> 80 ľudí</w:t>
      </w:r>
      <w:r w:rsidR="00462CB9">
        <w:t xml:space="preserve"> ako </w:t>
      </w:r>
      <w:r w:rsidR="00BD6EB9">
        <w:t xml:space="preserve">pri </w:t>
      </w:r>
      <w:r w:rsidR="00462CB9">
        <w:t>normáln</w:t>
      </w:r>
      <w:r w:rsidR="00BD6EB9">
        <w:t>ej</w:t>
      </w:r>
      <w:r w:rsidR="00462CB9">
        <w:t xml:space="preserve"> prevádzk</w:t>
      </w:r>
      <w:r w:rsidR="00BD6EB9">
        <w:t>e</w:t>
      </w:r>
      <w:r>
        <w:t>.</w:t>
      </w:r>
      <w:r w:rsidR="00462CB9">
        <w:t xml:space="preserve"> </w:t>
      </w:r>
      <w:r w:rsidR="00E7775F">
        <w:t>Vieme povedať</w:t>
      </w:r>
      <w:r w:rsidR="00285547">
        <w:t>,</w:t>
      </w:r>
      <w:r w:rsidR="00E7775F">
        <w:t xml:space="preserve"> že menza má len malú reze</w:t>
      </w:r>
      <w:r w:rsidR="007513B2">
        <w:t>rvu, aby sa čas čakania 7 minút neprekročil. Pri vyššom náraste stravníkov</w:t>
      </w:r>
      <w:r w:rsidR="008A059E">
        <w:t xml:space="preserve"> ako 80, by</w:t>
      </w:r>
      <w:r w:rsidR="00A45C05">
        <w:t xml:space="preserve"> stravníci čakali</w:t>
      </w:r>
      <w:r w:rsidR="00A327C6">
        <w:t xml:space="preserve"> viac ako 7 minút, </w:t>
      </w:r>
      <w:r w:rsidR="007A2210">
        <w:t xml:space="preserve">čo môže </w:t>
      </w:r>
      <w:r w:rsidR="004E0616">
        <w:t xml:space="preserve">viesť </w:t>
      </w:r>
      <w:r w:rsidR="0017083A">
        <w:t xml:space="preserve">k nespokojnosti </w:t>
      </w:r>
      <w:r w:rsidR="00A84857">
        <w:t>niektorých</w:t>
      </w:r>
      <w:r w:rsidR="00F0496F">
        <w:t xml:space="preserve"> stravní</w:t>
      </w:r>
      <w:r w:rsidR="0017083A">
        <w:t>kov</w:t>
      </w:r>
      <w:r w:rsidR="00F6306E">
        <w:t>.</w:t>
      </w:r>
    </w:p>
    <w:p w14:paraId="6A81810C" w14:textId="2142F253" w:rsidR="00C76CDD" w:rsidRDefault="0093180F" w:rsidP="00C76CDD">
      <w:pPr>
        <w:pStyle w:val="Nadpis2"/>
      </w:pPr>
      <w:bookmarkStart w:id="43" w:name="_Toc121695301"/>
      <w:r>
        <w:t xml:space="preserve">Minimalizovať maximálnu čakaciu dobu pri </w:t>
      </w:r>
      <w:r w:rsidR="001E524D">
        <w:t>rovnomernom rozmiestnení stravníkov vo všetkých radoch</w:t>
      </w:r>
      <w:bookmarkEnd w:id="43"/>
    </w:p>
    <w:p w14:paraId="464EEB7C" w14:textId="1638DE23" w:rsidR="00CD21F8" w:rsidRDefault="00CD21F8" w:rsidP="00CD21F8">
      <w:r>
        <w:t>Rozhodli sme sa vykonať experiment, ktorý nám ukáže</w:t>
      </w:r>
      <w:r w:rsidR="00F81005">
        <w:t>,</w:t>
      </w:r>
      <w:r>
        <w:t xml:space="preserve"> či p</w:t>
      </w:r>
      <w:r w:rsidR="00352389">
        <w:t>ri</w:t>
      </w:r>
      <w:r w:rsidR="00FD4845">
        <w:t xml:space="preserve"> rovnomernom rozmiestnení stravníkov </w:t>
      </w:r>
      <w:r w:rsidR="00237317">
        <w:t>vo všetkých radoch</w:t>
      </w:r>
      <w:r w:rsidR="00C242F6">
        <w:t xml:space="preserve"> sa</w:t>
      </w:r>
      <w:r>
        <w:t xml:space="preserve"> zlepší doba čakania.</w:t>
      </w:r>
      <w:r w:rsidR="00A072F9">
        <w:t xml:space="preserve"> </w:t>
      </w:r>
    </w:p>
    <w:p w14:paraId="520A935C" w14:textId="0128ADF7" w:rsidR="00541E2F" w:rsidRDefault="00E12E27" w:rsidP="00CD21F8">
      <w:r>
        <w:t xml:space="preserve">Vykonanie tohto </w:t>
      </w:r>
      <w:r w:rsidR="004D787B">
        <w:t>experimentu sme zabezpečili</w:t>
      </w:r>
      <w:r w:rsidR="00525A78">
        <w:t xml:space="preserve"> tým, že pri rozhod</w:t>
      </w:r>
      <w:r w:rsidR="000960E9">
        <w:t xml:space="preserve">ovaní </w:t>
      </w:r>
      <w:r w:rsidR="002E53B2">
        <w:t>stravníkov</w:t>
      </w:r>
      <w:r w:rsidR="000960E9">
        <w:t xml:space="preserve"> nebude závisieť na tom </w:t>
      </w:r>
      <w:r w:rsidR="001E3F8F">
        <w:t xml:space="preserve">aký rad majú pridelení, ale </w:t>
      </w:r>
      <w:r w:rsidR="00D93B8D">
        <w:t>rozhodujú sa podľa počtu ľudí v rade.</w:t>
      </w:r>
    </w:p>
    <w:p w14:paraId="32A28E98" w14:textId="2CEA087C" w:rsidR="00C51009" w:rsidRPr="00C51009" w:rsidRDefault="00CD21F8" w:rsidP="00CD21F8">
      <w:r>
        <w:t>Spolu s týmto experimentom sme porovnali dobu čakania v</w:t>
      </w:r>
      <w:r w:rsidR="0049191B">
        <w:t>o všetkých</w:t>
      </w:r>
      <w:r w:rsidR="00D02B75">
        <w:t xml:space="preserve"> radoch</w:t>
      </w:r>
      <w:r>
        <w:t>, dĺžku rad</w:t>
      </w:r>
      <w:r w:rsidR="0086488B">
        <w:t>o</w:t>
      </w:r>
      <w:r w:rsidR="00707F73">
        <w:t>v</w:t>
      </w:r>
      <w:r w:rsidR="0049191B">
        <w:t xml:space="preserve"> </w:t>
      </w:r>
      <w:r>
        <w:t>a celkový čas strávený v systéme. Tieto hodnoty sme porovnali s hodnotami zo základného modelu</w:t>
      </w:r>
      <w:r w:rsidR="00707F73">
        <w:t>.</w:t>
      </w:r>
    </w:p>
    <w:p w14:paraId="72BF7966" w14:textId="49016C0C" w:rsidR="00D844F6" w:rsidRPr="00D844F6" w:rsidRDefault="00573A9E" w:rsidP="00D844F6">
      <w:r w:rsidRPr="00B118AA">
        <w:rPr>
          <w:noProof/>
        </w:rPr>
        <w:lastRenderedPageBreak/>
        <w:drawing>
          <wp:anchor distT="0" distB="0" distL="114300" distR="114300" simplePos="0" relativeHeight="251658246" behindDoc="0" locked="0" layoutInCell="1" allowOverlap="1" wp14:anchorId="569AE771" wp14:editId="441FF507">
            <wp:simplePos x="0" y="0"/>
            <wp:positionH relativeFrom="margin">
              <wp:align>center</wp:align>
            </wp:positionH>
            <wp:positionV relativeFrom="paragraph">
              <wp:posOffset>-3175</wp:posOffset>
            </wp:positionV>
            <wp:extent cx="5579745" cy="2964815"/>
            <wp:effectExtent l="0" t="0" r="1905" b="6985"/>
            <wp:wrapTopAndBottom/>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79745" cy="2964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207D2F" w14:textId="45B565B3" w:rsidR="00CD21F8" w:rsidRDefault="00CD21F8" w:rsidP="00CD21F8">
      <w:r>
        <w:t>Všetk</w:t>
      </w:r>
      <w:r w:rsidR="00171F31">
        <w:t>ých</w:t>
      </w:r>
      <w:r>
        <w:t xml:space="preserve"> </w:t>
      </w:r>
      <w:r w:rsidR="00171F31">
        <w:t>7</w:t>
      </w:r>
      <w:r>
        <w:t xml:space="preserve"> sledov</w:t>
      </w:r>
      <w:r w:rsidR="00CF4386">
        <w:t>aných</w:t>
      </w:r>
      <w:r>
        <w:t xml:space="preserve"> hodn</w:t>
      </w:r>
      <w:r w:rsidR="00171F31">
        <w:t>ôt</w:t>
      </w:r>
      <w:r>
        <w:t xml:space="preserve"> sme vložili do programu Output Analyzer, kde sme vykonali 2-zložkový t-test. Použili sme 95% interval spoľahlivosti pre rozdiel porovnávaných hodnôt. Všetk</w:t>
      </w:r>
      <w:r w:rsidR="001E706D">
        <w:t>ých</w:t>
      </w:r>
      <w:r>
        <w:t xml:space="preserve"> </w:t>
      </w:r>
      <w:r w:rsidR="00026ED0">
        <w:t>7</w:t>
      </w:r>
      <w:r>
        <w:t xml:space="preserve"> pozorova</w:t>
      </w:r>
      <w:r w:rsidR="00026ED0">
        <w:t>ných</w:t>
      </w:r>
      <w:r>
        <w:t xml:space="preserve"> hodn</w:t>
      </w:r>
      <w:r w:rsidR="00237B32">
        <w:t>ôt</w:t>
      </w:r>
      <w:r>
        <w:t xml:space="preserve"> zamietame, takže sú všetky výsledné hodnoty štatisticky významné. </w:t>
      </w:r>
    </w:p>
    <w:p w14:paraId="25B04AE4" w14:textId="358D2050" w:rsidR="00321F8D" w:rsidRDefault="006274FF" w:rsidP="00CD21F8">
      <w:r>
        <w:t>V každom rade bude rovnaký počet čakajúcich stravníkov</w:t>
      </w:r>
      <w:r w:rsidR="00285547">
        <w:t xml:space="preserve"> a č</w:t>
      </w:r>
      <w:r w:rsidR="00614EB8">
        <w:t>akacia doba stravníkov bude približne rovnaká.</w:t>
      </w:r>
    </w:p>
    <w:p w14:paraId="332FE4FE" w14:textId="15399DC4" w:rsidR="00980973" w:rsidRDefault="00980973" w:rsidP="00980973">
      <w:pPr>
        <w:pStyle w:val="Nadpis3"/>
      </w:pPr>
      <w:bookmarkStart w:id="44" w:name="_Toc121695302"/>
      <w:r>
        <w:t>Vyhodnotenie</w:t>
      </w:r>
      <w:bookmarkEnd w:id="44"/>
    </w:p>
    <w:p w14:paraId="58C0BA2D" w14:textId="3D0F2729" w:rsidR="00E72473" w:rsidRDefault="00CD21F8" w:rsidP="00EC653D">
      <w:r>
        <w:t xml:space="preserve">Hodnoty nám udávajú, že </w:t>
      </w:r>
      <w:r w:rsidR="00E20CFF">
        <w:t>rovnomer</w:t>
      </w:r>
      <w:r w:rsidR="00E2112A">
        <w:t>né</w:t>
      </w:r>
      <w:r w:rsidR="00E20CFF">
        <w:t xml:space="preserve"> rozmiestnen</w:t>
      </w:r>
      <w:r w:rsidR="00E2112A">
        <w:t>ie</w:t>
      </w:r>
      <w:r w:rsidR="00E20CFF">
        <w:t xml:space="preserve"> stravníkov </w:t>
      </w:r>
      <w:r w:rsidR="00D4508A">
        <w:t>predĺži dobu čakania v rade pre objednaných,</w:t>
      </w:r>
      <w:r w:rsidR="00DC7BCC">
        <w:t xml:space="preserve"> no</w:t>
      </w:r>
      <w:r w:rsidR="00D4508A">
        <w:t xml:space="preserve"> zároveň </w:t>
      </w:r>
      <w:r>
        <w:t xml:space="preserve">skráti čakanie </w:t>
      </w:r>
      <w:r w:rsidR="00D4508A">
        <w:t>v ostatných radoch</w:t>
      </w:r>
      <w:r>
        <w:t>.</w:t>
      </w:r>
      <w:r w:rsidR="00D4508A">
        <w:t xml:space="preserve"> Pre dlhodobý</w:t>
      </w:r>
      <w:r w:rsidR="006F2663">
        <w:t xml:space="preserve"> </w:t>
      </w:r>
      <w:r w:rsidR="00A76113">
        <w:t>chod prevádzky</w:t>
      </w:r>
      <w:r w:rsidR="0029198A">
        <w:t xml:space="preserve"> považujeme,</w:t>
      </w:r>
      <w:r w:rsidR="006F2663">
        <w:t xml:space="preserve"> takéto </w:t>
      </w:r>
      <w:r w:rsidR="00CD6BDB">
        <w:t>rozmiestenie stravníkov</w:t>
      </w:r>
      <w:r w:rsidR="0029198A">
        <w:t xml:space="preserve"> za</w:t>
      </w:r>
      <w:r w:rsidR="00CD6BDB">
        <w:t xml:space="preserve"> lepšie</w:t>
      </w:r>
      <w:r w:rsidR="00926D6C">
        <w:t>.</w:t>
      </w:r>
    </w:p>
    <w:p w14:paraId="42AC1FB1" w14:textId="7F073B82" w:rsidR="00867D47" w:rsidRPr="00E72473" w:rsidRDefault="00867D47" w:rsidP="00867D47">
      <w:pPr>
        <w:spacing w:after="160" w:line="259" w:lineRule="auto"/>
        <w:ind w:firstLine="0"/>
        <w:mirrorIndents w:val="0"/>
        <w:jc w:val="left"/>
      </w:pPr>
    </w:p>
    <w:p w14:paraId="1A2830D7" w14:textId="77777777" w:rsidR="0031798A" w:rsidRDefault="0031798A">
      <w:pPr>
        <w:spacing w:after="160" w:line="259" w:lineRule="auto"/>
        <w:ind w:firstLine="0"/>
        <w:mirrorIndents w:val="0"/>
        <w:jc w:val="left"/>
        <w:rPr>
          <w:rFonts w:eastAsiaTheme="majorEastAsia" w:cstheme="majorBidi"/>
          <w:b/>
          <w:caps/>
          <w:sz w:val="32"/>
          <w:szCs w:val="32"/>
        </w:rPr>
      </w:pPr>
      <w:r>
        <w:br w:type="page"/>
      </w:r>
    </w:p>
    <w:p w14:paraId="6E07F3FB" w14:textId="72D61673" w:rsidR="00700623" w:rsidRPr="0072103B" w:rsidRDefault="00700623" w:rsidP="00FC7E7C">
      <w:pPr>
        <w:pStyle w:val="Nadpis1"/>
        <w:spacing w:line="276" w:lineRule="auto"/>
      </w:pPr>
      <w:bookmarkStart w:id="45" w:name="_Toc121695303"/>
      <w:r>
        <w:lastRenderedPageBreak/>
        <w:t>odporúčania</w:t>
      </w:r>
      <w:bookmarkEnd w:id="45"/>
    </w:p>
    <w:p w14:paraId="75B0CFE0" w14:textId="675EF8A1" w:rsidR="00700623" w:rsidRDefault="00A309B4" w:rsidP="00787A9D">
      <w:r>
        <w:t>Pre stravovacie zariadenie Nová Menza odporúčame</w:t>
      </w:r>
      <w:r w:rsidR="00F1741E">
        <w:t xml:space="preserve"> </w:t>
      </w:r>
      <w:r w:rsidR="003326D3">
        <w:t xml:space="preserve">zvýšiť </w:t>
      </w:r>
      <w:r w:rsidR="00810932">
        <w:t xml:space="preserve">počet </w:t>
      </w:r>
      <w:r w:rsidR="00337447">
        <w:t>obsluh</w:t>
      </w:r>
      <w:r w:rsidR="00696741">
        <w:t>ujúcich</w:t>
      </w:r>
      <w:r w:rsidR="002B325A">
        <w:t xml:space="preserve"> pre </w:t>
      </w:r>
      <w:r w:rsidR="0024498A">
        <w:t>neobjednaných a</w:t>
      </w:r>
      <w:r w:rsidR="001951B3">
        <w:t> aj pre špeciál. V</w:t>
      </w:r>
      <w:r w:rsidR="00215CF1">
        <w:t xml:space="preserve">ďaka týmto krokom </w:t>
      </w:r>
      <w:r w:rsidR="002B53E9">
        <w:t xml:space="preserve">sa výrazne zlepší doba čakania </w:t>
      </w:r>
      <w:r w:rsidR="00CC7F6A">
        <w:t>v</w:t>
      </w:r>
      <w:r w:rsidR="00C42193">
        <w:t> </w:t>
      </w:r>
      <w:r w:rsidR="00CC7F6A">
        <w:t>radoch</w:t>
      </w:r>
      <w:r w:rsidR="00C42193">
        <w:t xml:space="preserve"> pri okienkach s najväčším vyťažením</w:t>
      </w:r>
      <w:r w:rsidR="008C7A2E">
        <w:t>.</w:t>
      </w:r>
      <w:r w:rsidR="008F2794">
        <w:t xml:space="preserve"> Toto riešenie je z hľadiska </w:t>
      </w:r>
      <w:r w:rsidR="00F40F4E">
        <w:t>uskutočnenia</w:t>
      </w:r>
      <w:r w:rsidR="00157266">
        <w:t xml:space="preserve"> </w:t>
      </w:r>
      <w:r w:rsidR="004E7CB3">
        <w:t>naj</w:t>
      </w:r>
      <w:r w:rsidR="00D4796F">
        <w:t xml:space="preserve">jednoduchšie a tiež </w:t>
      </w:r>
      <w:r w:rsidR="0069097B">
        <w:t xml:space="preserve">aj </w:t>
      </w:r>
      <w:r w:rsidR="00D4796F">
        <w:t>finančne najmenej</w:t>
      </w:r>
      <w:r w:rsidR="00BC14FB">
        <w:t xml:space="preserve"> nákladné.</w:t>
      </w:r>
    </w:p>
    <w:p w14:paraId="65ECF848" w14:textId="03A2A9B1" w:rsidR="00867D47" w:rsidRPr="00D95686" w:rsidRDefault="00867D47" w:rsidP="00867D47">
      <w:pPr>
        <w:spacing w:after="160" w:line="259" w:lineRule="auto"/>
        <w:ind w:firstLine="0"/>
        <w:mirrorIndents w:val="0"/>
        <w:jc w:val="left"/>
      </w:pPr>
      <w:r>
        <w:br w:type="page"/>
      </w:r>
    </w:p>
    <w:p w14:paraId="2DC5FA66" w14:textId="5EAF56A3" w:rsidR="00762F76" w:rsidRDefault="00CC6EDE" w:rsidP="00FC7E7C">
      <w:pPr>
        <w:pStyle w:val="Nadpis1"/>
        <w:numPr>
          <w:ilvl w:val="0"/>
          <w:numId w:val="0"/>
        </w:numPr>
        <w:spacing w:line="276" w:lineRule="auto"/>
      </w:pPr>
      <w:bookmarkStart w:id="46" w:name="_Toc121695304"/>
      <w:r>
        <w:lastRenderedPageBreak/>
        <w:t>ZÁVER</w:t>
      </w:r>
      <w:bookmarkEnd w:id="46"/>
    </w:p>
    <w:p w14:paraId="3EEA218A" w14:textId="79A7E641" w:rsidR="006327E6" w:rsidRPr="006327E6" w:rsidRDefault="006327E6" w:rsidP="006327E6">
      <w:r>
        <w:t xml:space="preserve">V tejto práci sme vykonali simulačný experiment od </w:t>
      </w:r>
      <w:r w:rsidR="000B7E7D">
        <w:t xml:space="preserve">naplánovania samotnej simulačnej štúdie až po </w:t>
      </w:r>
      <w:r w:rsidR="00A60FA9">
        <w:t>vyhotovenie odporúčaní nášmu fiktívnemu zadávateľovi- stravovacie zariadenie No</w:t>
      </w:r>
      <w:r w:rsidR="008E4BE2">
        <w:t xml:space="preserve">vá Menza. </w:t>
      </w:r>
    </w:p>
    <w:p w14:paraId="66663F5D" w14:textId="69508FE3" w:rsidR="008E4BE2" w:rsidRPr="006327E6" w:rsidRDefault="008E4BE2" w:rsidP="006327E6">
      <w:r>
        <w:t xml:space="preserve">Na začiatku </w:t>
      </w:r>
      <w:r w:rsidR="00856EF1">
        <w:t xml:space="preserve">vykonávania </w:t>
      </w:r>
      <w:r w:rsidR="000F3713">
        <w:t xml:space="preserve">simulačnej štúdie sme si riadne zadefinovali čo ideme skúmať. Vybrali sme si reálne zariadenie a pomocou abstrakcie </w:t>
      </w:r>
      <w:r w:rsidR="00EB61DA">
        <w:t xml:space="preserve">vytvorili systém, ktorý sme neskôr modelovali. </w:t>
      </w:r>
      <w:r w:rsidR="00D8092F">
        <w:t>F</w:t>
      </w:r>
      <w:r w:rsidR="004441CC">
        <w:t>ormulovali sme</w:t>
      </w:r>
      <w:r w:rsidR="009B49B4">
        <w:t xml:space="preserve"> </w:t>
      </w:r>
      <w:r w:rsidR="00381D59">
        <w:t>problém</w:t>
      </w:r>
      <w:r w:rsidR="001871F0">
        <w:t xml:space="preserve"> a </w:t>
      </w:r>
      <w:r w:rsidR="007C5870">
        <w:t>stanovili</w:t>
      </w:r>
      <w:r w:rsidR="001871F0">
        <w:t xml:space="preserve"> ciele</w:t>
      </w:r>
      <w:r w:rsidR="007C5870">
        <w:t xml:space="preserve">. </w:t>
      </w:r>
      <w:r w:rsidR="007B6FE8">
        <w:t>Navrhli sme experimenty</w:t>
      </w:r>
      <w:r w:rsidR="001A2BCF">
        <w:t xml:space="preserve"> a spôsoby validácie. </w:t>
      </w:r>
      <w:r w:rsidR="00FB215A">
        <w:t xml:space="preserve">Neskôr sme si stanovili spôsob zbierania dát v reálnych podmienkach. </w:t>
      </w:r>
    </w:p>
    <w:p w14:paraId="29AB6114" w14:textId="77777777" w:rsidR="008E2CEF" w:rsidRDefault="00243457" w:rsidP="006327E6">
      <w:r>
        <w:t xml:space="preserve">Po zbieraní dát sme prešli na analytickú časť. Pre každé dáta sme spravili analýzu a navrhli vhodné rozdelenie pravdepodobnosti. </w:t>
      </w:r>
    </w:p>
    <w:p w14:paraId="461EE42A" w14:textId="456E230A" w:rsidR="00FB215A" w:rsidRPr="006327E6" w:rsidRDefault="00C80944" w:rsidP="006327E6">
      <w:r>
        <w:t xml:space="preserve">Pokračovali sme </w:t>
      </w:r>
      <w:r w:rsidR="00882B23">
        <w:t>vytvorením</w:t>
      </w:r>
      <w:r>
        <w:t xml:space="preserve"> modelu v nástroji AnyLogic. Po vytvorení modelu sme model verifikovali a nazbierané dáta</w:t>
      </w:r>
      <w:r w:rsidR="00243457">
        <w:t xml:space="preserve"> sme podľa dohodnutých metód </w:t>
      </w:r>
      <w:r w:rsidR="00882B23">
        <w:t>validovali</w:t>
      </w:r>
      <w:r w:rsidR="00243457">
        <w:t xml:space="preserve">. </w:t>
      </w:r>
      <w:r w:rsidR="00585E1B">
        <w:t>Vykonali sme navrhnuté experimenty a</w:t>
      </w:r>
      <w:r w:rsidR="00882B23">
        <w:t> vykonali analýzu experimentov.</w:t>
      </w:r>
    </w:p>
    <w:p w14:paraId="6CDB40CD" w14:textId="3C10EF9A" w:rsidR="00882B23" w:rsidRPr="006327E6" w:rsidRDefault="00882B23" w:rsidP="006327E6">
      <w:r>
        <w:t>V poslednej časti našej práce sme vydali reálne odporúčania stravovaciemu zariadeniu. Našli sme viacero spôsobov ako dosiahnuť náš hlavný stanovený cieľ: Ako najefektívnejšie znížiť dobu čakania stravníkov?</w:t>
      </w:r>
      <w:r w:rsidR="00444112">
        <w:t xml:space="preserve"> Najefektívnejšie je podľa našej simulačnej štúdie zvýšiť počet obsluhujúcich pre výdaj špeciálnej stravy a pre stravníkov, ktorí si neobjednali obed predom. </w:t>
      </w:r>
    </w:p>
    <w:p w14:paraId="6FDB102B" w14:textId="1C894313" w:rsidR="00492C39" w:rsidRPr="006327E6" w:rsidRDefault="00492C39" w:rsidP="006327E6">
      <w:r>
        <w:t>Na vypracovaní tejto práce sa podieľali všetci členovia tímu podľa vopred odsúhlaseného harmonogramu a rozdelenia úloh.</w:t>
      </w:r>
    </w:p>
    <w:p w14:paraId="586CAA87" w14:textId="44A270D5" w:rsidR="004F4BFF" w:rsidRPr="004F4BFF" w:rsidRDefault="004F4BFF" w:rsidP="00FC7E7C">
      <w:pPr>
        <w:spacing w:line="276" w:lineRule="auto"/>
      </w:pPr>
    </w:p>
    <w:sectPr w:rsidR="004F4BFF" w:rsidRPr="004F4BFF" w:rsidSect="00B72402">
      <w:pgSz w:w="11906" w:h="16838"/>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42F28" w14:textId="77777777" w:rsidR="0090680C" w:rsidRDefault="0090680C" w:rsidP="00A83512">
      <w:pPr>
        <w:spacing w:after="0"/>
      </w:pPr>
      <w:r>
        <w:separator/>
      </w:r>
    </w:p>
  </w:endnote>
  <w:endnote w:type="continuationSeparator" w:id="0">
    <w:p w14:paraId="23EAA634" w14:textId="77777777" w:rsidR="0090680C" w:rsidRDefault="0090680C" w:rsidP="00A83512">
      <w:pPr>
        <w:spacing w:after="0"/>
      </w:pPr>
      <w:r>
        <w:continuationSeparator/>
      </w:r>
    </w:p>
  </w:endnote>
  <w:endnote w:type="continuationNotice" w:id="1">
    <w:p w14:paraId="471EF768" w14:textId="77777777" w:rsidR="0090680C" w:rsidRDefault="0090680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BA303" w14:textId="0C094A2C" w:rsidR="00AB662E" w:rsidRDefault="00AB662E">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721AE" w14:textId="77777777" w:rsidR="00D876A0" w:rsidRDefault="00D876A0" w:rsidP="00D876A0">
    <w:pPr>
      <w:pStyle w:val="Pta"/>
    </w:pPr>
  </w:p>
  <w:p w14:paraId="3A43D5BF" w14:textId="77777777" w:rsidR="00D876A0" w:rsidRDefault="00D876A0">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F83D6" w14:textId="45296A16" w:rsidR="00653FAE" w:rsidRDefault="00653FAE" w:rsidP="00653FAE">
    <w:pPr>
      <w:pStyle w:val="Pta"/>
      <w:jc w:val="center"/>
    </w:pPr>
  </w:p>
  <w:p w14:paraId="07464A23" w14:textId="77777777" w:rsidR="007A4409" w:rsidRDefault="007A4409">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4565407"/>
      <w:docPartObj>
        <w:docPartGallery w:val="Page Numbers (Bottom of Page)"/>
        <w:docPartUnique/>
      </w:docPartObj>
    </w:sdtPr>
    <w:sdtContent>
      <w:p w14:paraId="1FE5DBA0" w14:textId="59EEC16F" w:rsidR="00E91369" w:rsidRDefault="001019A9" w:rsidP="00B31ED4">
        <w:pPr>
          <w:pStyle w:val="Pta"/>
          <w:jc w:val="center"/>
        </w:pPr>
        <w:r>
          <w:fldChar w:fldCharType="begin"/>
        </w:r>
        <w:r>
          <w:instrText>PAGE   \* MERGEFORMAT</w:instrText>
        </w:r>
        <w:r>
          <w:fldChar w:fldCharType="separate"/>
        </w:r>
        <w: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4736627"/>
      <w:docPartObj>
        <w:docPartGallery w:val="Page Numbers (Bottom of Page)"/>
        <w:docPartUnique/>
      </w:docPartObj>
    </w:sdtPr>
    <w:sdtContent>
      <w:p w14:paraId="42E366AF" w14:textId="41C412CB" w:rsidR="005D5FB5" w:rsidRDefault="005D5FB5">
        <w:pPr>
          <w:pStyle w:val="Pta"/>
          <w:jc w:val="center"/>
        </w:pPr>
        <w:r>
          <w:fldChar w:fldCharType="begin"/>
        </w:r>
        <w:r>
          <w:instrText>PAGE   \* MERGEFORMAT</w:instrText>
        </w:r>
        <w:r>
          <w:fldChar w:fldCharType="separate"/>
        </w:r>
        <w:r>
          <w:t>2</w:t>
        </w:r>
        <w:r>
          <w:fldChar w:fldCharType="end"/>
        </w:r>
      </w:p>
    </w:sdtContent>
  </w:sdt>
  <w:p w14:paraId="31AB734B" w14:textId="77777777" w:rsidR="00813B66" w:rsidRDefault="00813B66">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84B389" w14:textId="77777777" w:rsidR="0090680C" w:rsidRDefault="0090680C" w:rsidP="00A83512">
      <w:pPr>
        <w:spacing w:after="0"/>
      </w:pPr>
      <w:r>
        <w:separator/>
      </w:r>
    </w:p>
  </w:footnote>
  <w:footnote w:type="continuationSeparator" w:id="0">
    <w:p w14:paraId="18D707CC" w14:textId="77777777" w:rsidR="0090680C" w:rsidRDefault="0090680C" w:rsidP="00A83512">
      <w:pPr>
        <w:spacing w:after="0"/>
      </w:pPr>
      <w:r>
        <w:continuationSeparator/>
      </w:r>
    </w:p>
  </w:footnote>
  <w:footnote w:type="continuationNotice" w:id="1">
    <w:p w14:paraId="6104918F" w14:textId="77777777" w:rsidR="0090680C" w:rsidRDefault="0090680C">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ABB8C" w14:textId="1677C690" w:rsidR="00AB662E" w:rsidRDefault="00AB662E">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43A80" w14:textId="1F6BDC6E" w:rsidR="005D5FB5" w:rsidRDefault="005D5FB5">
    <w:pPr>
      <w:pStyle w:val="Hlavika"/>
      <w:jc w:val="center"/>
    </w:pPr>
  </w:p>
  <w:p w14:paraId="723D3C78" w14:textId="77777777" w:rsidR="00D4456F" w:rsidRDefault="00D4456F">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02549"/>
    <w:multiLevelType w:val="hybridMultilevel"/>
    <w:tmpl w:val="336C1892"/>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 w15:restartNumberingAfterBreak="0">
    <w:nsid w:val="09FB0A3E"/>
    <w:multiLevelType w:val="hybridMultilevel"/>
    <w:tmpl w:val="F1B41F06"/>
    <w:lvl w:ilvl="0" w:tplc="231A2850">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B3C3B1B"/>
    <w:multiLevelType w:val="hybridMultilevel"/>
    <w:tmpl w:val="ED04505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 w15:restartNumberingAfterBreak="0">
    <w:nsid w:val="10A251A7"/>
    <w:multiLevelType w:val="hybridMultilevel"/>
    <w:tmpl w:val="6498BA96"/>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 w15:restartNumberingAfterBreak="0">
    <w:nsid w:val="1C1035ED"/>
    <w:multiLevelType w:val="hybridMultilevel"/>
    <w:tmpl w:val="0EA412CC"/>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5" w15:restartNumberingAfterBreak="0">
    <w:nsid w:val="22EB48D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36E7EE0"/>
    <w:multiLevelType w:val="hybridMultilevel"/>
    <w:tmpl w:val="AC3860E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7" w15:restartNumberingAfterBreak="0">
    <w:nsid w:val="23D130D2"/>
    <w:multiLevelType w:val="hybridMultilevel"/>
    <w:tmpl w:val="42787434"/>
    <w:lvl w:ilvl="0" w:tplc="041B0001">
      <w:start w:val="1"/>
      <w:numFmt w:val="bullet"/>
      <w:lvlText w:val=""/>
      <w:lvlJc w:val="left"/>
      <w:pPr>
        <w:ind w:left="786" w:hanging="360"/>
      </w:pPr>
      <w:rPr>
        <w:rFonts w:ascii="Symbol" w:hAnsi="Symbol" w:hint="default"/>
      </w:rPr>
    </w:lvl>
    <w:lvl w:ilvl="1" w:tplc="041B0003" w:tentative="1">
      <w:start w:val="1"/>
      <w:numFmt w:val="bullet"/>
      <w:lvlText w:val="o"/>
      <w:lvlJc w:val="left"/>
      <w:pPr>
        <w:ind w:left="1506" w:hanging="360"/>
      </w:pPr>
      <w:rPr>
        <w:rFonts w:ascii="Courier New" w:hAnsi="Courier New" w:cs="Courier New" w:hint="default"/>
      </w:rPr>
    </w:lvl>
    <w:lvl w:ilvl="2" w:tplc="041B0005" w:tentative="1">
      <w:start w:val="1"/>
      <w:numFmt w:val="bullet"/>
      <w:lvlText w:val=""/>
      <w:lvlJc w:val="left"/>
      <w:pPr>
        <w:ind w:left="2226" w:hanging="360"/>
      </w:pPr>
      <w:rPr>
        <w:rFonts w:ascii="Wingdings" w:hAnsi="Wingdings" w:hint="default"/>
      </w:rPr>
    </w:lvl>
    <w:lvl w:ilvl="3" w:tplc="041B0001" w:tentative="1">
      <w:start w:val="1"/>
      <w:numFmt w:val="bullet"/>
      <w:lvlText w:val=""/>
      <w:lvlJc w:val="left"/>
      <w:pPr>
        <w:ind w:left="2946" w:hanging="360"/>
      </w:pPr>
      <w:rPr>
        <w:rFonts w:ascii="Symbol" w:hAnsi="Symbol" w:hint="default"/>
      </w:rPr>
    </w:lvl>
    <w:lvl w:ilvl="4" w:tplc="041B0003" w:tentative="1">
      <w:start w:val="1"/>
      <w:numFmt w:val="bullet"/>
      <w:lvlText w:val="o"/>
      <w:lvlJc w:val="left"/>
      <w:pPr>
        <w:ind w:left="3666" w:hanging="360"/>
      </w:pPr>
      <w:rPr>
        <w:rFonts w:ascii="Courier New" w:hAnsi="Courier New" w:cs="Courier New" w:hint="default"/>
      </w:rPr>
    </w:lvl>
    <w:lvl w:ilvl="5" w:tplc="041B0005" w:tentative="1">
      <w:start w:val="1"/>
      <w:numFmt w:val="bullet"/>
      <w:lvlText w:val=""/>
      <w:lvlJc w:val="left"/>
      <w:pPr>
        <w:ind w:left="4386" w:hanging="360"/>
      </w:pPr>
      <w:rPr>
        <w:rFonts w:ascii="Wingdings" w:hAnsi="Wingdings" w:hint="default"/>
      </w:rPr>
    </w:lvl>
    <w:lvl w:ilvl="6" w:tplc="041B0001" w:tentative="1">
      <w:start w:val="1"/>
      <w:numFmt w:val="bullet"/>
      <w:lvlText w:val=""/>
      <w:lvlJc w:val="left"/>
      <w:pPr>
        <w:ind w:left="5106" w:hanging="360"/>
      </w:pPr>
      <w:rPr>
        <w:rFonts w:ascii="Symbol" w:hAnsi="Symbol" w:hint="default"/>
      </w:rPr>
    </w:lvl>
    <w:lvl w:ilvl="7" w:tplc="041B0003" w:tentative="1">
      <w:start w:val="1"/>
      <w:numFmt w:val="bullet"/>
      <w:lvlText w:val="o"/>
      <w:lvlJc w:val="left"/>
      <w:pPr>
        <w:ind w:left="5826" w:hanging="360"/>
      </w:pPr>
      <w:rPr>
        <w:rFonts w:ascii="Courier New" w:hAnsi="Courier New" w:cs="Courier New" w:hint="default"/>
      </w:rPr>
    </w:lvl>
    <w:lvl w:ilvl="8" w:tplc="041B0005" w:tentative="1">
      <w:start w:val="1"/>
      <w:numFmt w:val="bullet"/>
      <w:lvlText w:val=""/>
      <w:lvlJc w:val="left"/>
      <w:pPr>
        <w:ind w:left="6546" w:hanging="360"/>
      </w:pPr>
      <w:rPr>
        <w:rFonts w:ascii="Wingdings" w:hAnsi="Wingdings" w:hint="default"/>
      </w:rPr>
    </w:lvl>
  </w:abstractNum>
  <w:abstractNum w:abstractNumId="8" w15:restartNumberingAfterBreak="0">
    <w:nsid w:val="25B96732"/>
    <w:multiLevelType w:val="hybridMultilevel"/>
    <w:tmpl w:val="74F4357A"/>
    <w:lvl w:ilvl="0" w:tplc="041B0001">
      <w:start w:val="1"/>
      <w:numFmt w:val="bullet"/>
      <w:lvlText w:val=""/>
      <w:lvlJc w:val="left"/>
      <w:pPr>
        <w:ind w:left="1004" w:hanging="360"/>
      </w:pPr>
      <w:rPr>
        <w:rFonts w:ascii="Symbol" w:hAnsi="Symbol" w:hint="default"/>
      </w:rPr>
    </w:lvl>
    <w:lvl w:ilvl="1" w:tplc="041B0003" w:tentative="1">
      <w:start w:val="1"/>
      <w:numFmt w:val="bullet"/>
      <w:lvlText w:val="o"/>
      <w:lvlJc w:val="left"/>
      <w:pPr>
        <w:ind w:left="1724" w:hanging="360"/>
      </w:pPr>
      <w:rPr>
        <w:rFonts w:ascii="Courier New" w:hAnsi="Courier New" w:cs="Courier New" w:hint="default"/>
      </w:rPr>
    </w:lvl>
    <w:lvl w:ilvl="2" w:tplc="041B0005" w:tentative="1">
      <w:start w:val="1"/>
      <w:numFmt w:val="bullet"/>
      <w:lvlText w:val=""/>
      <w:lvlJc w:val="left"/>
      <w:pPr>
        <w:ind w:left="2444" w:hanging="360"/>
      </w:pPr>
      <w:rPr>
        <w:rFonts w:ascii="Wingdings" w:hAnsi="Wingdings" w:hint="default"/>
      </w:rPr>
    </w:lvl>
    <w:lvl w:ilvl="3" w:tplc="041B0001" w:tentative="1">
      <w:start w:val="1"/>
      <w:numFmt w:val="bullet"/>
      <w:lvlText w:val=""/>
      <w:lvlJc w:val="left"/>
      <w:pPr>
        <w:ind w:left="3164" w:hanging="360"/>
      </w:pPr>
      <w:rPr>
        <w:rFonts w:ascii="Symbol" w:hAnsi="Symbol" w:hint="default"/>
      </w:rPr>
    </w:lvl>
    <w:lvl w:ilvl="4" w:tplc="041B0003" w:tentative="1">
      <w:start w:val="1"/>
      <w:numFmt w:val="bullet"/>
      <w:lvlText w:val="o"/>
      <w:lvlJc w:val="left"/>
      <w:pPr>
        <w:ind w:left="3884" w:hanging="360"/>
      </w:pPr>
      <w:rPr>
        <w:rFonts w:ascii="Courier New" w:hAnsi="Courier New" w:cs="Courier New" w:hint="default"/>
      </w:rPr>
    </w:lvl>
    <w:lvl w:ilvl="5" w:tplc="041B0005" w:tentative="1">
      <w:start w:val="1"/>
      <w:numFmt w:val="bullet"/>
      <w:lvlText w:val=""/>
      <w:lvlJc w:val="left"/>
      <w:pPr>
        <w:ind w:left="4604" w:hanging="360"/>
      </w:pPr>
      <w:rPr>
        <w:rFonts w:ascii="Wingdings" w:hAnsi="Wingdings" w:hint="default"/>
      </w:rPr>
    </w:lvl>
    <w:lvl w:ilvl="6" w:tplc="041B0001" w:tentative="1">
      <w:start w:val="1"/>
      <w:numFmt w:val="bullet"/>
      <w:lvlText w:val=""/>
      <w:lvlJc w:val="left"/>
      <w:pPr>
        <w:ind w:left="5324" w:hanging="360"/>
      </w:pPr>
      <w:rPr>
        <w:rFonts w:ascii="Symbol" w:hAnsi="Symbol" w:hint="default"/>
      </w:rPr>
    </w:lvl>
    <w:lvl w:ilvl="7" w:tplc="041B0003" w:tentative="1">
      <w:start w:val="1"/>
      <w:numFmt w:val="bullet"/>
      <w:lvlText w:val="o"/>
      <w:lvlJc w:val="left"/>
      <w:pPr>
        <w:ind w:left="6044" w:hanging="360"/>
      </w:pPr>
      <w:rPr>
        <w:rFonts w:ascii="Courier New" w:hAnsi="Courier New" w:cs="Courier New" w:hint="default"/>
      </w:rPr>
    </w:lvl>
    <w:lvl w:ilvl="8" w:tplc="041B0005" w:tentative="1">
      <w:start w:val="1"/>
      <w:numFmt w:val="bullet"/>
      <w:lvlText w:val=""/>
      <w:lvlJc w:val="left"/>
      <w:pPr>
        <w:ind w:left="6764" w:hanging="360"/>
      </w:pPr>
      <w:rPr>
        <w:rFonts w:ascii="Wingdings" w:hAnsi="Wingdings" w:hint="default"/>
      </w:rPr>
    </w:lvl>
  </w:abstractNum>
  <w:abstractNum w:abstractNumId="9" w15:restartNumberingAfterBreak="0">
    <w:nsid w:val="26A25342"/>
    <w:multiLevelType w:val="hybridMultilevel"/>
    <w:tmpl w:val="B3400EF8"/>
    <w:lvl w:ilvl="0" w:tplc="70D6322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31344A19"/>
    <w:multiLevelType w:val="hybridMultilevel"/>
    <w:tmpl w:val="D93EBDA6"/>
    <w:lvl w:ilvl="0" w:tplc="00B46726">
      <w:numFmt w:val="bullet"/>
      <w:lvlText w:val="-"/>
      <w:lvlJc w:val="left"/>
      <w:pPr>
        <w:ind w:left="1778" w:hanging="360"/>
      </w:pPr>
      <w:rPr>
        <w:rFonts w:ascii="Times New Roman" w:eastAsiaTheme="minorHAnsi" w:hAnsi="Times New Roman" w:cs="Times New Roman"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1" w15:restartNumberingAfterBreak="0">
    <w:nsid w:val="315F3458"/>
    <w:multiLevelType w:val="multilevel"/>
    <w:tmpl w:val="FB766E3A"/>
    <w:lvl w:ilvl="0">
      <w:start w:val="1"/>
      <w:numFmt w:val="decimal"/>
      <w:pStyle w:val="Nadpis1"/>
      <w:lvlText w:val="%1"/>
      <w:lvlJc w:val="left"/>
      <w:pPr>
        <w:ind w:left="574"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2" w15:restartNumberingAfterBreak="0">
    <w:nsid w:val="3A7F6083"/>
    <w:multiLevelType w:val="hybridMultilevel"/>
    <w:tmpl w:val="F562474E"/>
    <w:lvl w:ilvl="0" w:tplc="00B46726">
      <w:numFmt w:val="bullet"/>
      <w:lvlText w:val="-"/>
      <w:lvlJc w:val="left"/>
      <w:pPr>
        <w:ind w:left="1778" w:hanging="360"/>
      </w:pPr>
      <w:rPr>
        <w:rFonts w:ascii="Times New Roman" w:eastAsiaTheme="minorHAnsi" w:hAnsi="Times New Roman" w:cs="Times New Roman"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3" w15:restartNumberingAfterBreak="0">
    <w:nsid w:val="3CD73C97"/>
    <w:multiLevelType w:val="hybridMultilevel"/>
    <w:tmpl w:val="AB86CABA"/>
    <w:lvl w:ilvl="0" w:tplc="0809001B">
      <w:start w:val="1"/>
      <w:numFmt w:val="lowerRoman"/>
      <w:lvlText w:val="%1."/>
      <w:lvlJc w:val="righ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4" w15:restartNumberingAfterBreak="0">
    <w:nsid w:val="494C3A20"/>
    <w:multiLevelType w:val="hybridMultilevel"/>
    <w:tmpl w:val="4B3EF27A"/>
    <w:lvl w:ilvl="0" w:tplc="FA9A845E">
      <w:start w:val="1"/>
      <w:numFmt w:val="lowerRoman"/>
      <w:pStyle w:val="Nadpis5"/>
      <w:lvlText w:val="%1."/>
      <w:lvlJc w:val="righ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5" w15:restartNumberingAfterBreak="0">
    <w:nsid w:val="4AE16903"/>
    <w:multiLevelType w:val="hybridMultilevel"/>
    <w:tmpl w:val="C774673A"/>
    <w:lvl w:ilvl="0" w:tplc="041B0001">
      <w:start w:val="1"/>
      <w:numFmt w:val="bullet"/>
      <w:lvlText w:val=""/>
      <w:lvlJc w:val="left"/>
      <w:pPr>
        <w:ind w:left="3600" w:hanging="360"/>
      </w:pPr>
      <w:rPr>
        <w:rFonts w:ascii="Symbol" w:hAnsi="Symbol" w:hint="default"/>
      </w:rPr>
    </w:lvl>
    <w:lvl w:ilvl="1" w:tplc="041B0003" w:tentative="1">
      <w:start w:val="1"/>
      <w:numFmt w:val="bullet"/>
      <w:lvlText w:val="o"/>
      <w:lvlJc w:val="left"/>
      <w:pPr>
        <w:ind w:left="4320" w:hanging="360"/>
      </w:pPr>
      <w:rPr>
        <w:rFonts w:ascii="Courier New" w:hAnsi="Courier New" w:cs="Courier New" w:hint="default"/>
      </w:rPr>
    </w:lvl>
    <w:lvl w:ilvl="2" w:tplc="041B0005" w:tentative="1">
      <w:start w:val="1"/>
      <w:numFmt w:val="bullet"/>
      <w:lvlText w:val=""/>
      <w:lvlJc w:val="left"/>
      <w:pPr>
        <w:ind w:left="5040" w:hanging="360"/>
      </w:pPr>
      <w:rPr>
        <w:rFonts w:ascii="Wingdings" w:hAnsi="Wingdings" w:hint="default"/>
      </w:rPr>
    </w:lvl>
    <w:lvl w:ilvl="3" w:tplc="041B0001" w:tentative="1">
      <w:start w:val="1"/>
      <w:numFmt w:val="bullet"/>
      <w:lvlText w:val=""/>
      <w:lvlJc w:val="left"/>
      <w:pPr>
        <w:ind w:left="5760" w:hanging="360"/>
      </w:pPr>
      <w:rPr>
        <w:rFonts w:ascii="Symbol" w:hAnsi="Symbol" w:hint="default"/>
      </w:rPr>
    </w:lvl>
    <w:lvl w:ilvl="4" w:tplc="041B0003" w:tentative="1">
      <w:start w:val="1"/>
      <w:numFmt w:val="bullet"/>
      <w:lvlText w:val="o"/>
      <w:lvlJc w:val="left"/>
      <w:pPr>
        <w:ind w:left="6480" w:hanging="360"/>
      </w:pPr>
      <w:rPr>
        <w:rFonts w:ascii="Courier New" w:hAnsi="Courier New" w:cs="Courier New" w:hint="default"/>
      </w:rPr>
    </w:lvl>
    <w:lvl w:ilvl="5" w:tplc="041B0005" w:tentative="1">
      <w:start w:val="1"/>
      <w:numFmt w:val="bullet"/>
      <w:lvlText w:val=""/>
      <w:lvlJc w:val="left"/>
      <w:pPr>
        <w:ind w:left="7200" w:hanging="360"/>
      </w:pPr>
      <w:rPr>
        <w:rFonts w:ascii="Wingdings" w:hAnsi="Wingdings" w:hint="default"/>
      </w:rPr>
    </w:lvl>
    <w:lvl w:ilvl="6" w:tplc="041B0001" w:tentative="1">
      <w:start w:val="1"/>
      <w:numFmt w:val="bullet"/>
      <w:lvlText w:val=""/>
      <w:lvlJc w:val="left"/>
      <w:pPr>
        <w:ind w:left="7920" w:hanging="360"/>
      </w:pPr>
      <w:rPr>
        <w:rFonts w:ascii="Symbol" w:hAnsi="Symbol" w:hint="default"/>
      </w:rPr>
    </w:lvl>
    <w:lvl w:ilvl="7" w:tplc="041B0003" w:tentative="1">
      <w:start w:val="1"/>
      <w:numFmt w:val="bullet"/>
      <w:lvlText w:val="o"/>
      <w:lvlJc w:val="left"/>
      <w:pPr>
        <w:ind w:left="8640" w:hanging="360"/>
      </w:pPr>
      <w:rPr>
        <w:rFonts w:ascii="Courier New" w:hAnsi="Courier New" w:cs="Courier New" w:hint="default"/>
      </w:rPr>
    </w:lvl>
    <w:lvl w:ilvl="8" w:tplc="041B0005" w:tentative="1">
      <w:start w:val="1"/>
      <w:numFmt w:val="bullet"/>
      <w:lvlText w:val=""/>
      <w:lvlJc w:val="left"/>
      <w:pPr>
        <w:ind w:left="9360" w:hanging="360"/>
      </w:pPr>
      <w:rPr>
        <w:rFonts w:ascii="Wingdings" w:hAnsi="Wingdings" w:hint="default"/>
      </w:rPr>
    </w:lvl>
  </w:abstractNum>
  <w:abstractNum w:abstractNumId="16" w15:restartNumberingAfterBreak="0">
    <w:nsid w:val="5AC800E6"/>
    <w:multiLevelType w:val="hybridMultilevel"/>
    <w:tmpl w:val="5DE0E36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668B32CC"/>
    <w:multiLevelType w:val="hybridMultilevel"/>
    <w:tmpl w:val="D88E4084"/>
    <w:lvl w:ilvl="0" w:tplc="6BA62F46">
      <w:start w:val="1"/>
      <w:numFmt w:val="lowerLetter"/>
      <w:pStyle w:val="Nadpis4"/>
      <w:lvlText w:val="%1."/>
      <w:lvlJc w:val="left"/>
      <w:pPr>
        <w:ind w:left="1776" w:hanging="360"/>
      </w:pPr>
      <w:rPr>
        <w:b/>
        <w:bCs w:val="0"/>
      </w:rPr>
    </w:lvl>
    <w:lvl w:ilvl="1" w:tplc="041B0019" w:tentative="1">
      <w:start w:val="1"/>
      <w:numFmt w:val="lowerLetter"/>
      <w:lvlText w:val="%2."/>
      <w:lvlJc w:val="left"/>
      <w:pPr>
        <w:ind w:left="2496" w:hanging="360"/>
      </w:pPr>
    </w:lvl>
    <w:lvl w:ilvl="2" w:tplc="041B001B" w:tentative="1">
      <w:start w:val="1"/>
      <w:numFmt w:val="lowerRoman"/>
      <w:lvlText w:val="%3."/>
      <w:lvlJc w:val="right"/>
      <w:pPr>
        <w:ind w:left="3216" w:hanging="180"/>
      </w:pPr>
    </w:lvl>
    <w:lvl w:ilvl="3" w:tplc="041B000F" w:tentative="1">
      <w:start w:val="1"/>
      <w:numFmt w:val="decimal"/>
      <w:lvlText w:val="%4."/>
      <w:lvlJc w:val="left"/>
      <w:pPr>
        <w:ind w:left="3936" w:hanging="360"/>
      </w:pPr>
    </w:lvl>
    <w:lvl w:ilvl="4" w:tplc="041B0019" w:tentative="1">
      <w:start w:val="1"/>
      <w:numFmt w:val="lowerLetter"/>
      <w:lvlText w:val="%5."/>
      <w:lvlJc w:val="left"/>
      <w:pPr>
        <w:ind w:left="4656" w:hanging="360"/>
      </w:pPr>
    </w:lvl>
    <w:lvl w:ilvl="5" w:tplc="041B001B" w:tentative="1">
      <w:start w:val="1"/>
      <w:numFmt w:val="lowerRoman"/>
      <w:lvlText w:val="%6."/>
      <w:lvlJc w:val="right"/>
      <w:pPr>
        <w:ind w:left="5376" w:hanging="180"/>
      </w:pPr>
    </w:lvl>
    <w:lvl w:ilvl="6" w:tplc="041B000F" w:tentative="1">
      <w:start w:val="1"/>
      <w:numFmt w:val="decimal"/>
      <w:lvlText w:val="%7."/>
      <w:lvlJc w:val="left"/>
      <w:pPr>
        <w:ind w:left="6096" w:hanging="360"/>
      </w:pPr>
    </w:lvl>
    <w:lvl w:ilvl="7" w:tplc="041B0019" w:tentative="1">
      <w:start w:val="1"/>
      <w:numFmt w:val="lowerLetter"/>
      <w:lvlText w:val="%8."/>
      <w:lvlJc w:val="left"/>
      <w:pPr>
        <w:ind w:left="6816" w:hanging="360"/>
      </w:pPr>
    </w:lvl>
    <w:lvl w:ilvl="8" w:tplc="041B001B" w:tentative="1">
      <w:start w:val="1"/>
      <w:numFmt w:val="lowerRoman"/>
      <w:lvlText w:val="%9."/>
      <w:lvlJc w:val="right"/>
      <w:pPr>
        <w:ind w:left="7536" w:hanging="180"/>
      </w:pPr>
    </w:lvl>
  </w:abstractNum>
  <w:abstractNum w:abstractNumId="18" w15:restartNumberingAfterBreak="0">
    <w:nsid w:val="6B806C37"/>
    <w:multiLevelType w:val="hybridMultilevel"/>
    <w:tmpl w:val="A13E5CD8"/>
    <w:lvl w:ilvl="0" w:tplc="041B0001">
      <w:start w:val="1"/>
      <w:numFmt w:val="bullet"/>
      <w:lvlText w:val=""/>
      <w:lvlJc w:val="left"/>
      <w:pPr>
        <w:ind w:left="3600" w:hanging="360"/>
      </w:pPr>
      <w:rPr>
        <w:rFonts w:ascii="Symbol" w:hAnsi="Symbol" w:hint="default"/>
      </w:rPr>
    </w:lvl>
    <w:lvl w:ilvl="1" w:tplc="041B0003" w:tentative="1">
      <w:start w:val="1"/>
      <w:numFmt w:val="bullet"/>
      <w:lvlText w:val="o"/>
      <w:lvlJc w:val="left"/>
      <w:pPr>
        <w:ind w:left="4320" w:hanging="360"/>
      </w:pPr>
      <w:rPr>
        <w:rFonts w:ascii="Courier New" w:hAnsi="Courier New" w:cs="Courier New" w:hint="default"/>
      </w:rPr>
    </w:lvl>
    <w:lvl w:ilvl="2" w:tplc="041B0005" w:tentative="1">
      <w:start w:val="1"/>
      <w:numFmt w:val="bullet"/>
      <w:lvlText w:val=""/>
      <w:lvlJc w:val="left"/>
      <w:pPr>
        <w:ind w:left="5040" w:hanging="360"/>
      </w:pPr>
      <w:rPr>
        <w:rFonts w:ascii="Wingdings" w:hAnsi="Wingdings" w:hint="default"/>
      </w:rPr>
    </w:lvl>
    <w:lvl w:ilvl="3" w:tplc="041B0001" w:tentative="1">
      <w:start w:val="1"/>
      <w:numFmt w:val="bullet"/>
      <w:lvlText w:val=""/>
      <w:lvlJc w:val="left"/>
      <w:pPr>
        <w:ind w:left="5760" w:hanging="360"/>
      </w:pPr>
      <w:rPr>
        <w:rFonts w:ascii="Symbol" w:hAnsi="Symbol" w:hint="default"/>
      </w:rPr>
    </w:lvl>
    <w:lvl w:ilvl="4" w:tplc="041B0003" w:tentative="1">
      <w:start w:val="1"/>
      <w:numFmt w:val="bullet"/>
      <w:lvlText w:val="o"/>
      <w:lvlJc w:val="left"/>
      <w:pPr>
        <w:ind w:left="6480" w:hanging="360"/>
      </w:pPr>
      <w:rPr>
        <w:rFonts w:ascii="Courier New" w:hAnsi="Courier New" w:cs="Courier New" w:hint="default"/>
      </w:rPr>
    </w:lvl>
    <w:lvl w:ilvl="5" w:tplc="041B0005" w:tentative="1">
      <w:start w:val="1"/>
      <w:numFmt w:val="bullet"/>
      <w:lvlText w:val=""/>
      <w:lvlJc w:val="left"/>
      <w:pPr>
        <w:ind w:left="7200" w:hanging="360"/>
      </w:pPr>
      <w:rPr>
        <w:rFonts w:ascii="Wingdings" w:hAnsi="Wingdings" w:hint="default"/>
      </w:rPr>
    </w:lvl>
    <w:lvl w:ilvl="6" w:tplc="041B0001" w:tentative="1">
      <w:start w:val="1"/>
      <w:numFmt w:val="bullet"/>
      <w:lvlText w:val=""/>
      <w:lvlJc w:val="left"/>
      <w:pPr>
        <w:ind w:left="7920" w:hanging="360"/>
      </w:pPr>
      <w:rPr>
        <w:rFonts w:ascii="Symbol" w:hAnsi="Symbol" w:hint="default"/>
      </w:rPr>
    </w:lvl>
    <w:lvl w:ilvl="7" w:tplc="041B0003" w:tentative="1">
      <w:start w:val="1"/>
      <w:numFmt w:val="bullet"/>
      <w:lvlText w:val="o"/>
      <w:lvlJc w:val="left"/>
      <w:pPr>
        <w:ind w:left="8640" w:hanging="360"/>
      </w:pPr>
      <w:rPr>
        <w:rFonts w:ascii="Courier New" w:hAnsi="Courier New" w:cs="Courier New" w:hint="default"/>
      </w:rPr>
    </w:lvl>
    <w:lvl w:ilvl="8" w:tplc="041B0005" w:tentative="1">
      <w:start w:val="1"/>
      <w:numFmt w:val="bullet"/>
      <w:lvlText w:val=""/>
      <w:lvlJc w:val="left"/>
      <w:pPr>
        <w:ind w:left="9360" w:hanging="360"/>
      </w:pPr>
      <w:rPr>
        <w:rFonts w:ascii="Wingdings" w:hAnsi="Wingdings" w:hint="default"/>
      </w:rPr>
    </w:lvl>
  </w:abstractNum>
  <w:abstractNum w:abstractNumId="19" w15:restartNumberingAfterBreak="0">
    <w:nsid w:val="7979740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DBE270D"/>
    <w:multiLevelType w:val="hybridMultilevel"/>
    <w:tmpl w:val="A99AEC2E"/>
    <w:lvl w:ilvl="0" w:tplc="00B46726">
      <w:numFmt w:val="bullet"/>
      <w:lvlText w:val="-"/>
      <w:lvlJc w:val="left"/>
      <w:pPr>
        <w:ind w:left="1069" w:hanging="360"/>
      </w:pPr>
      <w:rPr>
        <w:rFonts w:ascii="Times New Roman" w:eastAsiaTheme="minorHAnsi" w:hAnsi="Times New Roman"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num w:numId="1" w16cid:durableId="1145513397">
    <w:abstractNumId w:val="11"/>
  </w:num>
  <w:num w:numId="2" w16cid:durableId="2097094324">
    <w:abstractNumId w:val="8"/>
  </w:num>
  <w:num w:numId="3" w16cid:durableId="1273321241">
    <w:abstractNumId w:val="17"/>
    <w:lvlOverride w:ilvl="0">
      <w:startOverride w:val="1"/>
    </w:lvlOverride>
  </w:num>
  <w:num w:numId="4" w16cid:durableId="1746947850">
    <w:abstractNumId w:val="17"/>
    <w:lvlOverride w:ilvl="0">
      <w:startOverride w:val="1"/>
    </w:lvlOverride>
  </w:num>
  <w:num w:numId="5" w16cid:durableId="2018001491">
    <w:abstractNumId w:val="17"/>
    <w:lvlOverride w:ilvl="0">
      <w:startOverride w:val="1"/>
    </w:lvlOverride>
  </w:num>
  <w:num w:numId="6" w16cid:durableId="478231890">
    <w:abstractNumId w:val="17"/>
    <w:lvlOverride w:ilvl="0">
      <w:startOverride w:val="1"/>
    </w:lvlOverride>
  </w:num>
  <w:num w:numId="7" w16cid:durableId="169031893">
    <w:abstractNumId w:val="17"/>
  </w:num>
  <w:num w:numId="8" w16cid:durableId="258098703">
    <w:abstractNumId w:val="17"/>
    <w:lvlOverride w:ilvl="0">
      <w:startOverride w:val="1"/>
    </w:lvlOverride>
  </w:num>
  <w:num w:numId="9" w16cid:durableId="699430969">
    <w:abstractNumId w:val="17"/>
    <w:lvlOverride w:ilvl="0">
      <w:startOverride w:val="1"/>
    </w:lvlOverride>
  </w:num>
  <w:num w:numId="10" w16cid:durableId="1164783853">
    <w:abstractNumId w:val="17"/>
    <w:lvlOverride w:ilvl="0">
      <w:startOverride w:val="1"/>
    </w:lvlOverride>
  </w:num>
  <w:num w:numId="11" w16cid:durableId="1182860872">
    <w:abstractNumId w:val="17"/>
    <w:lvlOverride w:ilvl="0">
      <w:startOverride w:val="1"/>
    </w:lvlOverride>
  </w:num>
  <w:num w:numId="12" w16cid:durableId="660082599">
    <w:abstractNumId w:val="19"/>
  </w:num>
  <w:num w:numId="13" w16cid:durableId="660276089">
    <w:abstractNumId w:val="1"/>
  </w:num>
  <w:num w:numId="14" w16cid:durableId="426391452">
    <w:abstractNumId w:val="5"/>
  </w:num>
  <w:num w:numId="15" w16cid:durableId="2129658061">
    <w:abstractNumId w:val="14"/>
  </w:num>
  <w:num w:numId="16" w16cid:durableId="895241450">
    <w:abstractNumId w:val="13"/>
  </w:num>
  <w:num w:numId="17" w16cid:durableId="1863664148">
    <w:abstractNumId w:val="17"/>
    <w:lvlOverride w:ilvl="0">
      <w:startOverride w:val="1"/>
    </w:lvlOverride>
  </w:num>
  <w:num w:numId="18" w16cid:durableId="762997767">
    <w:abstractNumId w:val="17"/>
    <w:lvlOverride w:ilvl="0">
      <w:startOverride w:val="1"/>
    </w:lvlOverride>
  </w:num>
  <w:num w:numId="19" w16cid:durableId="2031637154">
    <w:abstractNumId w:val="4"/>
  </w:num>
  <w:num w:numId="20" w16cid:durableId="1537426572">
    <w:abstractNumId w:val="7"/>
  </w:num>
  <w:num w:numId="21" w16cid:durableId="556674237">
    <w:abstractNumId w:val="17"/>
    <w:lvlOverride w:ilvl="0">
      <w:startOverride w:val="1"/>
    </w:lvlOverride>
  </w:num>
  <w:num w:numId="22" w16cid:durableId="306977883">
    <w:abstractNumId w:val="18"/>
  </w:num>
  <w:num w:numId="23" w16cid:durableId="2135831281">
    <w:abstractNumId w:val="6"/>
  </w:num>
  <w:num w:numId="24" w16cid:durableId="2122214078">
    <w:abstractNumId w:val="15"/>
  </w:num>
  <w:num w:numId="25" w16cid:durableId="1226451994">
    <w:abstractNumId w:val="17"/>
    <w:lvlOverride w:ilvl="0">
      <w:startOverride w:val="1"/>
    </w:lvlOverride>
  </w:num>
  <w:num w:numId="26" w16cid:durableId="1702582630">
    <w:abstractNumId w:val="17"/>
    <w:lvlOverride w:ilvl="0">
      <w:startOverride w:val="1"/>
    </w:lvlOverride>
  </w:num>
  <w:num w:numId="27" w16cid:durableId="429358746">
    <w:abstractNumId w:val="9"/>
  </w:num>
  <w:num w:numId="28" w16cid:durableId="1036464812">
    <w:abstractNumId w:val="2"/>
  </w:num>
  <w:num w:numId="29" w16cid:durableId="262808236">
    <w:abstractNumId w:val="17"/>
    <w:lvlOverride w:ilvl="0">
      <w:startOverride w:val="1"/>
    </w:lvlOverride>
  </w:num>
  <w:num w:numId="30" w16cid:durableId="250625999">
    <w:abstractNumId w:val="17"/>
    <w:lvlOverride w:ilvl="0">
      <w:startOverride w:val="1"/>
    </w:lvlOverride>
  </w:num>
  <w:num w:numId="31" w16cid:durableId="1918440606">
    <w:abstractNumId w:val="17"/>
    <w:lvlOverride w:ilvl="0">
      <w:startOverride w:val="1"/>
    </w:lvlOverride>
  </w:num>
  <w:num w:numId="32" w16cid:durableId="1998802915">
    <w:abstractNumId w:val="17"/>
    <w:lvlOverride w:ilvl="0">
      <w:startOverride w:val="1"/>
    </w:lvlOverride>
  </w:num>
  <w:num w:numId="33" w16cid:durableId="5637952">
    <w:abstractNumId w:val="17"/>
    <w:lvlOverride w:ilvl="0">
      <w:startOverride w:val="1"/>
    </w:lvlOverride>
  </w:num>
  <w:num w:numId="34" w16cid:durableId="855583806">
    <w:abstractNumId w:val="17"/>
    <w:lvlOverride w:ilvl="0">
      <w:startOverride w:val="1"/>
    </w:lvlOverride>
  </w:num>
  <w:num w:numId="35" w16cid:durableId="1535073398">
    <w:abstractNumId w:val="16"/>
  </w:num>
  <w:num w:numId="36" w16cid:durableId="666516">
    <w:abstractNumId w:val="0"/>
  </w:num>
  <w:num w:numId="37" w16cid:durableId="1078291289">
    <w:abstractNumId w:val="3"/>
  </w:num>
  <w:num w:numId="38" w16cid:durableId="170878965">
    <w:abstractNumId w:val="20"/>
  </w:num>
  <w:num w:numId="39" w16cid:durableId="1193769140">
    <w:abstractNumId w:val="10"/>
  </w:num>
  <w:num w:numId="40" w16cid:durableId="1649630532">
    <w:abstractNumId w:val="12"/>
  </w:num>
  <w:num w:numId="41" w16cid:durableId="177624390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0053377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A54"/>
    <w:rsid w:val="00000658"/>
    <w:rsid w:val="00000F29"/>
    <w:rsid w:val="0000173B"/>
    <w:rsid w:val="00001838"/>
    <w:rsid w:val="00001E85"/>
    <w:rsid w:val="00001EC8"/>
    <w:rsid w:val="000040E9"/>
    <w:rsid w:val="00006CC7"/>
    <w:rsid w:val="00006FEB"/>
    <w:rsid w:val="000072C8"/>
    <w:rsid w:val="000077AA"/>
    <w:rsid w:val="00007C87"/>
    <w:rsid w:val="00011591"/>
    <w:rsid w:val="000123F5"/>
    <w:rsid w:val="00012E4C"/>
    <w:rsid w:val="00013122"/>
    <w:rsid w:val="0001345B"/>
    <w:rsid w:val="00013C90"/>
    <w:rsid w:val="00014BA6"/>
    <w:rsid w:val="000158B3"/>
    <w:rsid w:val="00015B5A"/>
    <w:rsid w:val="00015E81"/>
    <w:rsid w:val="00016218"/>
    <w:rsid w:val="00016355"/>
    <w:rsid w:val="00016415"/>
    <w:rsid w:val="000166B3"/>
    <w:rsid w:val="00017021"/>
    <w:rsid w:val="00017111"/>
    <w:rsid w:val="00017312"/>
    <w:rsid w:val="00017765"/>
    <w:rsid w:val="00020168"/>
    <w:rsid w:val="00020B32"/>
    <w:rsid w:val="00021018"/>
    <w:rsid w:val="00021F86"/>
    <w:rsid w:val="000220FE"/>
    <w:rsid w:val="0002216A"/>
    <w:rsid w:val="000226C0"/>
    <w:rsid w:val="000242F5"/>
    <w:rsid w:val="00024D4A"/>
    <w:rsid w:val="00024D7A"/>
    <w:rsid w:val="000252D7"/>
    <w:rsid w:val="00025699"/>
    <w:rsid w:val="00026163"/>
    <w:rsid w:val="0002676C"/>
    <w:rsid w:val="00026C38"/>
    <w:rsid w:val="00026ED0"/>
    <w:rsid w:val="000273A9"/>
    <w:rsid w:val="0002769C"/>
    <w:rsid w:val="00030173"/>
    <w:rsid w:val="00031467"/>
    <w:rsid w:val="00031686"/>
    <w:rsid w:val="0003191D"/>
    <w:rsid w:val="00031DC3"/>
    <w:rsid w:val="00031DC4"/>
    <w:rsid w:val="00032641"/>
    <w:rsid w:val="00032A41"/>
    <w:rsid w:val="00032FD1"/>
    <w:rsid w:val="00033224"/>
    <w:rsid w:val="00033811"/>
    <w:rsid w:val="0003405C"/>
    <w:rsid w:val="000346F3"/>
    <w:rsid w:val="00034FC8"/>
    <w:rsid w:val="00035C60"/>
    <w:rsid w:val="00035D14"/>
    <w:rsid w:val="000361EC"/>
    <w:rsid w:val="00037903"/>
    <w:rsid w:val="00037E32"/>
    <w:rsid w:val="00037E3D"/>
    <w:rsid w:val="00040A24"/>
    <w:rsid w:val="00040AE6"/>
    <w:rsid w:val="00041A45"/>
    <w:rsid w:val="00041E92"/>
    <w:rsid w:val="00042810"/>
    <w:rsid w:val="00042F57"/>
    <w:rsid w:val="00043411"/>
    <w:rsid w:val="00044073"/>
    <w:rsid w:val="000440C6"/>
    <w:rsid w:val="00044933"/>
    <w:rsid w:val="000452F4"/>
    <w:rsid w:val="000454EE"/>
    <w:rsid w:val="00045A9C"/>
    <w:rsid w:val="000460A4"/>
    <w:rsid w:val="0004667F"/>
    <w:rsid w:val="00046AC2"/>
    <w:rsid w:val="00046AE9"/>
    <w:rsid w:val="00046E52"/>
    <w:rsid w:val="0004711E"/>
    <w:rsid w:val="00050732"/>
    <w:rsid w:val="000507DE"/>
    <w:rsid w:val="00050842"/>
    <w:rsid w:val="00051BCE"/>
    <w:rsid w:val="00051E33"/>
    <w:rsid w:val="000523E1"/>
    <w:rsid w:val="00052A8A"/>
    <w:rsid w:val="00053052"/>
    <w:rsid w:val="00053C8A"/>
    <w:rsid w:val="00054859"/>
    <w:rsid w:val="00055914"/>
    <w:rsid w:val="000559E8"/>
    <w:rsid w:val="00056BB6"/>
    <w:rsid w:val="00056E56"/>
    <w:rsid w:val="00057334"/>
    <w:rsid w:val="0006029C"/>
    <w:rsid w:val="0006156F"/>
    <w:rsid w:val="000615AB"/>
    <w:rsid w:val="00062BC0"/>
    <w:rsid w:val="00062E5E"/>
    <w:rsid w:val="0006369C"/>
    <w:rsid w:val="000637FF"/>
    <w:rsid w:val="00063EF2"/>
    <w:rsid w:val="00064268"/>
    <w:rsid w:val="00064355"/>
    <w:rsid w:val="00064554"/>
    <w:rsid w:val="00064D41"/>
    <w:rsid w:val="00065092"/>
    <w:rsid w:val="00065817"/>
    <w:rsid w:val="000662E4"/>
    <w:rsid w:val="00067A01"/>
    <w:rsid w:val="00070221"/>
    <w:rsid w:val="000708E7"/>
    <w:rsid w:val="0007175F"/>
    <w:rsid w:val="00072041"/>
    <w:rsid w:val="00072121"/>
    <w:rsid w:val="00072280"/>
    <w:rsid w:val="000730F7"/>
    <w:rsid w:val="000737A4"/>
    <w:rsid w:val="00073C31"/>
    <w:rsid w:val="00075565"/>
    <w:rsid w:val="00075F55"/>
    <w:rsid w:val="000764DC"/>
    <w:rsid w:val="0007680C"/>
    <w:rsid w:val="0007712C"/>
    <w:rsid w:val="00077733"/>
    <w:rsid w:val="00080C1E"/>
    <w:rsid w:val="0008202F"/>
    <w:rsid w:val="00083360"/>
    <w:rsid w:val="00083AAC"/>
    <w:rsid w:val="000843E0"/>
    <w:rsid w:val="00085856"/>
    <w:rsid w:val="00085E16"/>
    <w:rsid w:val="00086CDB"/>
    <w:rsid w:val="000871A8"/>
    <w:rsid w:val="00087E0B"/>
    <w:rsid w:val="00087FDF"/>
    <w:rsid w:val="000901CE"/>
    <w:rsid w:val="00091742"/>
    <w:rsid w:val="00091AB3"/>
    <w:rsid w:val="00093949"/>
    <w:rsid w:val="00093C56"/>
    <w:rsid w:val="00093F70"/>
    <w:rsid w:val="000945F0"/>
    <w:rsid w:val="00094642"/>
    <w:rsid w:val="000951F8"/>
    <w:rsid w:val="00095600"/>
    <w:rsid w:val="000957D8"/>
    <w:rsid w:val="000960E9"/>
    <w:rsid w:val="000A0D42"/>
    <w:rsid w:val="000A0D70"/>
    <w:rsid w:val="000A0F0F"/>
    <w:rsid w:val="000A1058"/>
    <w:rsid w:val="000A1170"/>
    <w:rsid w:val="000A2608"/>
    <w:rsid w:val="000A2DC3"/>
    <w:rsid w:val="000A37C1"/>
    <w:rsid w:val="000A385C"/>
    <w:rsid w:val="000A452C"/>
    <w:rsid w:val="000A4F5D"/>
    <w:rsid w:val="000A6DC2"/>
    <w:rsid w:val="000A715B"/>
    <w:rsid w:val="000B05EB"/>
    <w:rsid w:val="000B1FD1"/>
    <w:rsid w:val="000B2579"/>
    <w:rsid w:val="000B2F19"/>
    <w:rsid w:val="000B37FA"/>
    <w:rsid w:val="000B4032"/>
    <w:rsid w:val="000B4098"/>
    <w:rsid w:val="000B4296"/>
    <w:rsid w:val="000B42A5"/>
    <w:rsid w:val="000B435D"/>
    <w:rsid w:val="000B4802"/>
    <w:rsid w:val="000B6514"/>
    <w:rsid w:val="000B6A4A"/>
    <w:rsid w:val="000B6C7F"/>
    <w:rsid w:val="000B7E7D"/>
    <w:rsid w:val="000C0135"/>
    <w:rsid w:val="000C0326"/>
    <w:rsid w:val="000C1DED"/>
    <w:rsid w:val="000C23D2"/>
    <w:rsid w:val="000C3236"/>
    <w:rsid w:val="000C34BA"/>
    <w:rsid w:val="000C38CF"/>
    <w:rsid w:val="000C43C8"/>
    <w:rsid w:val="000C51AC"/>
    <w:rsid w:val="000C5D80"/>
    <w:rsid w:val="000C74E3"/>
    <w:rsid w:val="000C77F2"/>
    <w:rsid w:val="000C7B03"/>
    <w:rsid w:val="000D019D"/>
    <w:rsid w:val="000D12DC"/>
    <w:rsid w:val="000D1D8B"/>
    <w:rsid w:val="000D275A"/>
    <w:rsid w:val="000D284F"/>
    <w:rsid w:val="000D29CD"/>
    <w:rsid w:val="000D2B0A"/>
    <w:rsid w:val="000D37FC"/>
    <w:rsid w:val="000D3A01"/>
    <w:rsid w:val="000D4FDE"/>
    <w:rsid w:val="000D54ED"/>
    <w:rsid w:val="000D5F08"/>
    <w:rsid w:val="000D6021"/>
    <w:rsid w:val="000D6776"/>
    <w:rsid w:val="000D6BEA"/>
    <w:rsid w:val="000D7F6F"/>
    <w:rsid w:val="000E136D"/>
    <w:rsid w:val="000E1893"/>
    <w:rsid w:val="000E26EE"/>
    <w:rsid w:val="000E3542"/>
    <w:rsid w:val="000E3654"/>
    <w:rsid w:val="000E38DD"/>
    <w:rsid w:val="000E3CA7"/>
    <w:rsid w:val="000E43A7"/>
    <w:rsid w:val="000E49BD"/>
    <w:rsid w:val="000E49C4"/>
    <w:rsid w:val="000E51B0"/>
    <w:rsid w:val="000E5645"/>
    <w:rsid w:val="000E5981"/>
    <w:rsid w:val="000E5B06"/>
    <w:rsid w:val="000F0122"/>
    <w:rsid w:val="000F03CF"/>
    <w:rsid w:val="000F0639"/>
    <w:rsid w:val="000F173D"/>
    <w:rsid w:val="000F1AE3"/>
    <w:rsid w:val="000F22FC"/>
    <w:rsid w:val="000F266D"/>
    <w:rsid w:val="000F2CD1"/>
    <w:rsid w:val="000F2CFE"/>
    <w:rsid w:val="000F303B"/>
    <w:rsid w:val="000F3713"/>
    <w:rsid w:val="000F3F43"/>
    <w:rsid w:val="000F4147"/>
    <w:rsid w:val="000F4529"/>
    <w:rsid w:val="000F4934"/>
    <w:rsid w:val="000F5086"/>
    <w:rsid w:val="000F5D73"/>
    <w:rsid w:val="000F6733"/>
    <w:rsid w:val="000F78AE"/>
    <w:rsid w:val="000F7BA0"/>
    <w:rsid w:val="001006B5"/>
    <w:rsid w:val="00100943"/>
    <w:rsid w:val="00100AC8"/>
    <w:rsid w:val="001019A9"/>
    <w:rsid w:val="00101A89"/>
    <w:rsid w:val="00101DCA"/>
    <w:rsid w:val="00101E00"/>
    <w:rsid w:val="001026BF"/>
    <w:rsid w:val="00103AA7"/>
    <w:rsid w:val="00103C85"/>
    <w:rsid w:val="00103D31"/>
    <w:rsid w:val="001043B5"/>
    <w:rsid w:val="001057D1"/>
    <w:rsid w:val="001059F5"/>
    <w:rsid w:val="00106A40"/>
    <w:rsid w:val="001074BB"/>
    <w:rsid w:val="00110120"/>
    <w:rsid w:val="00110124"/>
    <w:rsid w:val="00110C2B"/>
    <w:rsid w:val="00112735"/>
    <w:rsid w:val="001128E7"/>
    <w:rsid w:val="00113064"/>
    <w:rsid w:val="001137E4"/>
    <w:rsid w:val="001146FF"/>
    <w:rsid w:val="00114883"/>
    <w:rsid w:val="00114C85"/>
    <w:rsid w:val="00115411"/>
    <w:rsid w:val="001157FA"/>
    <w:rsid w:val="00115CF7"/>
    <w:rsid w:val="00116075"/>
    <w:rsid w:val="00116122"/>
    <w:rsid w:val="001162CD"/>
    <w:rsid w:val="0011655E"/>
    <w:rsid w:val="00116732"/>
    <w:rsid w:val="00116E08"/>
    <w:rsid w:val="00117737"/>
    <w:rsid w:val="00117AA8"/>
    <w:rsid w:val="0012024E"/>
    <w:rsid w:val="0012043C"/>
    <w:rsid w:val="0012152F"/>
    <w:rsid w:val="00121B94"/>
    <w:rsid w:val="00121F36"/>
    <w:rsid w:val="00122A25"/>
    <w:rsid w:val="00122C88"/>
    <w:rsid w:val="00123B35"/>
    <w:rsid w:val="00123C21"/>
    <w:rsid w:val="0012468A"/>
    <w:rsid w:val="00124846"/>
    <w:rsid w:val="00124E15"/>
    <w:rsid w:val="001259EE"/>
    <w:rsid w:val="001262E4"/>
    <w:rsid w:val="00126B62"/>
    <w:rsid w:val="00126E93"/>
    <w:rsid w:val="00127723"/>
    <w:rsid w:val="00130E79"/>
    <w:rsid w:val="001311C8"/>
    <w:rsid w:val="001312F3"/>
    <w:rsid w:val="0013182B"/>
    <w:rsid w:val="0013216F"/>
    <w:rsid w:val="00133127"/>
    <w:rsid w:val="00133347"/>
    <w:rsid w:val="0013345C"/>
    <w:rsid w:val="00133A7C"/>
    <w:rsid w:val="00133F34"/>
    <w:rsid w:val="001349D0"/>
    <w:rsid w:val="00135249"/>
    <w:rsid w:val="00136125"/>
    <w:rsid w:val="001368D9"/>
    <w:rsid w:val="0013737A"/>
    <w:rsid w:val="001373D2"/>
    <w:rsid w:val="001374B9"/>
    <w:rsid w:val="00140582"/>
    <w:rsid w:val="00140E78"/>
    <w:rsid w:val="001410AA"/>
    <w:rsid w:val="00141908"/>
    <w:rsid w:val="00141A63"/>
    <w:rsid w:val="00142036"/>
    <w:rsid w:val="00142355"/>
    <w:rsid w:val="0014289A"/>
    <w:rsid w:val="00143127"/>
    <w:rsid w:val="00143B9A"/>
    <w:rsid w:val="00144272"/>
    <w:rsid w:val="001444E9"/>
    <w:rsid w:val="00145087"/>
    <w:rsid w:val="00146912"/>
    <w:rsid w:val="00147DE2"/>
    <w:rsid w:val="0015284C"/>
    <w:rsid w:val="00152AAF"/>
    <w:rsid w:val="00152E16"/>
    <w:rsid w:val="00153668"/>
    <w:rsid w:val="001539C8"/>
    <w:rsid w:val="001548FE"/>
    <w:rsid w:val="00154F6D"/>
    <w:rsid w:val="001554B4"/>
    <w:rsid w:val="00156A88"/>
    <w:rsid w:val="00157266"/>
    <w:rsid w:val="00160AA4"/>
    <w:rsid w:val="00160E38"/>
    <w:rsid w:val="001626FA"/>
    <w:rsid w:val="00162C83"/>
    <w:rsid w:val="00163492"/>
    <w:rsid w:val="00163D5D"/>
    <w:rsid w:val="001642A2"/>
    <w:rsid w:val="00164D81"/>
    <w:rsid w:val="001651ED"/>
    <w:rsid w:val="0016568B"/>
    <w:rsid w:val="001656EC"/>
    <w:rsid w:val="00166038"/>
    <w:rsid w:val="0016657B"/>
    <w:rsid w:val="00167060"/>
    <w:rsid w:val="001675DA"/>
    <w:rsid w:val="001679BA"/>
    <w:rsid w:val="00167DF9"/>
    <w:rsid w:val="001705A3"/>
    <w:rsid w:val="0017083A"/>
    <w:rsid w:val="001714B3"/>
    <w:rsid w:val="00171F31"/>
    <w:rsid w:val="00173D66"/>
    <w:rsid w:val="0017460B"/>
    <w:rsid w:val="00174913"/>
    <w:rsid w:val="00175833"/>
    <w:rsid w:val="00176460"/>
    <w:rsid w:val="001773E1"/>
    <w:rsid w:val="0018018A"/>
    <w:rsid w:val="00181687"/>
    <w:rsid w:val="001817BE"/>
    <w:rsid w:val="00181994"/>
    <w:rsid w:val="001820AA"/>
    <w:rsid w:val="00182A59"/>
    <w:rsid w:val="0018355C"/>
    <w:rsid w:val="00183936"/>
    <w:rsid w:val="00185765"/>
    <w:rsid w:val="001857B5"/>
    <w:rsid w:val="00185F61"/>
    <w:rsid w:val="001868C3"/>
    <w:rsid w:val="001871F0"/>
    <w:rsid w:val="001903A6"/>
    <w:rsid w:val="0019067F"/>
    <w:rsid w:val="001906C9"/>
    <w:rsid w:val="00191076"/>
    <w:rsid w:val="00193EDA"/>
    <w:rsid w:val="00193F3D"/>
    <w:rsid w:val="00195151"/>
    <w:rsid w:val="001951B3"/>
    <w:rsid w:val="0019563E"/>
    <w:rsid w:val="0019566C"/>
    <w:rsid w:val="00195880"/>
    <w:rsid w:val="0019589B"/>
    <w:rsid w:val="00195ED3"/>
    <w:rsid w:val="001961C0"/>
    <w:rsid w:val="0019691F"/>
    <w:rsid w:val="00196F12"/>
    <w:rsid w:val="00196F35"/>
    <w:rsid w:val="00197542"/>
    <w:rsid w:val="001A0A7C"/>
    <w:rsid w:val="001A1D08"/>
    <w:rsid w:val="001A254A"/>
    <w:rsid w:val="001A2BCF"/>
    <w:rsid w:val="001A38F3"/>
    <w:rsid w:val="001A46B8"/>
    <w:rsid w:val="001A4C9B"/>
    <w:rsid w:val="001A56B9"/>
    <w:rsid w:val="001A576A"/>
    <w:rsid w:val="001B0240"/>
    <w:rsid w:val="001B0311"/>
    <w:rsid w:val="001B0373"/>
    <w:rsid w:val="001B08A5"/>
    <w:rsid w:val="001B267D"/>
    <w:rsid w:val="001B26BC"/>
    <w:rsid w:val="001B2795"/>
    <w:rsid w:val="001B27E0"/>
    <w:rsid w:val="001B2DB5"/>
    <w:rsid w:val="001B3437"/>
    <w:rsid w:val="001B3C18"/>
    <w:rsid w:val="001B4174"/>
    <w:rsid w:val="001B4BB3"/>
    <w:rsid w:val="001B503E"/>
    <w:rsid w:val="001B596A"/>
    <w:rsid w:val="001B5B88"/>
    <w:rsid w:val="001B5D71"/>
    <w:rsid w:val="001B5FC4"/>
    <w:rsid w:val="001B6373"/>
    <w:rsid w:val="001B7EC6"/>
    <w:rsid w:val="001C07E5"/>
    <w:rsid w:val="001C2022"/>
    <w:rsid w:val="001C36F4"/>
    <w:rsid w:val="001C3FE7"/>
    <w:rsid w:val="001C4208"/>
    <w:rsid w:val="001C4235"/>
    <w:rsid w:val="001C5E80"/>
    <w:rsid w:val="001C6B3B"/>
    <w:rsid w:val="001C6B3E"/>
    <w:rsid w:val="001C6BA2"/>
    <w:rsid w:val="001C7127"/>
    <w:rsid w:val="001C75B6"/>
    <w:rsid w:val="001C7620"/>
    <w:rsid w:val="001D0AF4"/>
    <w:rsid w:val="001D17C0"/>
    <w:rsid w:val="001D19AD"/>
    <w:rsid w:val="001D1D33"/>
    <w:rsid w:val="001D46D0"/>
    <w:rsid w:val="001D473F"/>
    <w:rsid w:val="001D4946"/>
    <w:rsid w:val="001D7672"/>
    <w:rsid w:val="001E08D2"/>
    <w:rsid w:val="001E0CA9"/>
    <w:rsid w:val="001E0CEF"/>
    <w:rsid w:val="001E12AF"/>
    <w:rsid w:val="001E1B7F"/>
    <w:rsid w:val="001E288D"/>
    <w:rsid w:val="001E3196"/>
    <w:rsid w:val="001E347F"/>
    <w:rsid w:val="001E3EB8"/>
    <w:rsid w:val="001E3F8F"/>
    <w:rsid w:val="001E409C"/>
    <w:rsid w:val="001E4687"/>
    <w:rsid w:val="001E5017"/>
    <w:rsid w:val="001E524D"/>
    <w:rsid w:val="001E5EA6"/>
    <w:rsid w:val="001E6311"/>
    <w:rsid w:val="001E65ED"/>
    <w:rsid w:val="001E6E71"/>
    <w:rsid w:val="001E706D"/>
    <w:rsid w:val="001E7337"/>
    <w:rsid w:val="001E7763"/>
    <w:rsid w:val="001F026F"/>
    <w:rsid w:val="001F0EA8"/>
    <w:rsid w:val="001F1217"/>
    <w:rsid w:val="001F148C"/>
    <w:rsid w:val="001F15D2"/>
    <w:rsid w:val="001F217F"/>
    <w:rsid w:val="001F22B0"/>
    <w:rsid w:val="001F28AB"/>
    <w:rsid w:val="001F3A81"/>
    <w:rsid w:val="001F439E"/>
    <w:rsid w:val="001F5507"/>
    <w:rsid w:val="001F568B"/>
    <w:rsid w:val="001F5C17"/>
    <w:rsid w:val="001F5C63"/>
    <w:rsid w:val="001F66BC"/>
    <w:rsid w:val="001F6C69"/>
    <w:rsid w:val="001F72A7"/>
    <w:rsid w:val="002006F0"/>
    <w:rsid w:val="00200A00"/>
    <w:rsid w:val="00201EBD"/>
    <w:rsid w:val="002028A8"/>
    <w:rsid w:val="00203623"/>
    <w:rsid w:val="00203A65"/>
    <w:rsid w:val="002040D3"/>
    <w:rsid w:val="002042F4"/>
    <w:rsid w:val="00204DB0"/>
    <w:rsid w:val="00206944"/>
    <w:rsid w:val="00206E3F"/>
    <w:rsid w:val="00207009"/>
    <w:rsid w:val="00207D3B"/>
    <w:rsid w:val="00207FD0"/>
    <w:rsid w:val="00211B3F"/>
    <w:rsid w:val="002120D8"/>
    <w:rsid w:val="0021275A"/>
    <w:rsid w:val="00213B29"/>
    <w:rsid w:val="00213F1A"/>
    <w:rsid w:val="00215788"/>
    <w:rsid w:val="0021586A"/>
    <w:rsid w:val="00215CF1"/>
    <w:rsid w:val="002164E2"/>
    <w:rsid w:val="0021739B"/>
    <w:rsid w:val="00217A49"/>
    <w:rsid w:val="00217A6A"/>
    <w:rsid w:val="00217F18"/>
    <w:rsid w:val="0022091D"/>
    <w:rsid w:val="00223735"/>
    <w:rsid w:val="00223CC7"/>
    <w:rsid w:val="00224262"/>
    <w:rsid w:val="00224DA3"/>
    <w:rsid w:val="00225078"/>
    <w:rsid w:val="00225289"/>
    <w:rsid w:val="00225B43"/>
    <w:rsid w:val="00226D40"/>
    <w:rsid w:val="00227074"/>
    <w:rsid w:val="00227B6A"/>
    <w:rsid w:val="0023000F"/>
    <w:rsid w:val="0023050A"/>
    <w:rsid w:val="0023050D"/>
    <w:rsid w:val="00230839"/>
    <w:rsid w:val="00231EC3"/>
    <w:rsid w:val="002325C2"/>
    <w:rsid w:val="00232FBD"/>
    <w:rsid w:val="00233AF4"/>
    <w:rsid w:val="00233C99"/>
    <w:rsid w:val="00233CDE"/>
    <w:rsid w:val="00233E75"/>
    <w:rsid w:val="00235DD3"/>
    <w:rsid w:val="00236BF6"/>
    <w:rsid w:val="00237317"/>
    <w:rsid w:val="002375FB"/>
    <w:rsid w:val="00237B32"/>
    <w:rsid w:val="00237EC8"/>
    <w:rsid w:val="00240C69"/>
    <w:rsid w:val="002412BC"/>
    <w:rsid w:val="00242A62"/>
    <w:rsid w:val="00242D6C"/>
    <w:rsid w:val="00243457"/>
    <w:rsid w:val="00243A05"/>
    <w:rsid w:val="00244695"/>
    <w:rsid w:val="0024498A"/>
    <w:rsid w:val="00245B48"/>
    <w:rsid w:val="00245E58"/>
    <w:rsid w:val="00246F1F"/>
    <w:rsid w:val="00247431"/>
    <w:rsid w:val="00247C15"/>
    <w:rsid w:val="00250606"/>
    <w:rsid w:val="002517FF"/>
    <w:rsid w:val="0025196E"/>
    <w:rsid w:val="00251CA0"/>
    <w:rsid w:val="002523F0"/>
    <w:rsid w:val="00252E54"/>
    <w:rsid w:val="002530ED"/>
    <w:rsid w:val="0025495A"/>
    <w:rsid w:val="00254B10"/>
    <w:rsid w:val="00254EF9"/>
    <w:rsid w:val="00255BC0"/>
    <w:rsid w:val="00257086"/>
    <w:rsid w:val="00260950"/>
    <w:rsid w:val="00260BA0"/>
    <w:rsid w:val="00261695"/>
    <w:rsid w:val="00262ED8"/>
    <w:rsid w:val="00262FBA"/>
    <w:rsid w:val="002631D7"/>
    <w:rsid w:val="0026331A"/>
    <w:rsid w:val="0026354F"/>
    <w:rsid w:val="0026362C"/>
    <w:rsid w:val="00263719"/>
    <w:rsid w:val="00263FE1"/>
    <w:rsid w:val="002641C7"/>
    <w:rsid w:val="002642A9"/>
    <w:rsid w:val="002644BD"/>
    <w:rsid w:val="00264825"/>
    <w:rsid w:val="002649D0"/>
    <w:rsid w:val="002651FD"/>
    <w:rsid w:val="00265945"/>
    <w:rsid w:val="00265D3E"/>
    <w:rsid w:val="00266E76"/>
    <w:rsid w:val="00267074"/>
    <w:rsid w:val="0026710A"/>
    <w:rsid w:val="00267518"/>
    <w:rsid w:val="002679CA"/>
    <w:rsid w:val="00270052"/>
    <w:rsid w:val="002715A7"/>
    <w:rsid w:val="00272894"/>
    <w:rsid w:val="00274941"/>
    <w:rsid w:val="002750A5"/>
    <w:rsid w:val="00275144"/>
    <w:rsid w:val="00276D2E"/>
    <w:rsid w:val="00277643"/>
    <w:rsid w:val="002777CB"/>
    <w:rsid w:val="002803E8"/>
    <w:rsid w:val="00280470"/>
    <w:rsid w:val="00280581"/>
    <w:rsid w:val="00280867"/>
    <w:rsid w:val="0028091C"/>
    <w:rsid w:val="00281E53"/>
    <w:rsid w:val="00282319"/>
    <w:rsid w:val="002829F5"/>
    <w:rsid w:val="00282DCA"/>
    <w:rsid w:val="00283C0F"/>
    <w:rsid w:val="00285547"/>
    <w:rsid w:val="002868FD"/>
    <w:rsid w:val="00286A5C"/>
    <w:rsid w:val="00286CC9"/>
    <w:rsid w:val="00286D59"/>
    <w:rsid w:val="002879ED"/>
    <w:rsid w:val="00290174"/>
    <w:rsid w:val="00290249"/>
    <w:rsid w:val="002909CE"/>
    <w:rsid w:val="0029198A"/>
    <w:rsid w:val="00291B44"/>
    <w:rsid w:val="00292722"/>
    <w:rsid w:val="00292CA3"/>
    <w:rsid w:val="00292CB6"/>
    <w:rsid w:val="00292E4C"/>
    <w:rsid w:val="00293386"/>
    <w:rsid w:val="00293BC4"/>
    <w:rsid w:val="00293EE6"/>
    <w:rsid w:val="00294A31"/>
    <w:rsid w:val="00295115"/>
    <w:rsid w:val="00296893"/>
    <w:rsid w:val="002971B0"/>
    <w:rsid w:val="00297495"/>
    <w:rsid w:val="002A053F"/>
    <w:rsid w:val="002A0E43"/>
    <w:rsid w:val="002A1D6B"/>
    <w:rsid w:val="002A2744"/>
    <w:rsid w:val="002A2A8A"/>
    <w:rsid w:val="002A44D5"/>
    <w:rsid w:val="002A481D"/>
    <w:rsid w:val="002A4E7B"/>
    <w:rsid w:val="002A541C"/>
    <w:rsid w:val="002A7F04"/>
    <w:rsid w:val="002B085D"/>
    <w:rsid w:val="002B0D45"/>
    <w:rsid w:val="002B11DA"/>
    <w:rsid w:val="002B16A8"/>
    <w:rsid w:val="002B1E8F"/>
    <w:rsid w:val="002B22FB"/>
    <w:rsid w:val="002B24EA"/>
    <w:rsid w:val="002B27B8"/>
    <w:rsid w:val="002B2BC5"/>
    <w:rsid w:val="002B325A"/>
    <w:rsid w:val="002B395F"/>
    <w:rsid w:val="002B39A4"/>
    <w:rsid w:val="002B4AB5"/>
    <w:rsid w:val="002B5022"/>
    <w:rsid w:val="002B53E9"/>
    <w:rsid w:val="002B56B0"/>
    <w:rsid w:val="002B5B31"/>
    <w:rsid w:val="002B5E18"/>
    <w:rsid w:val="002B6ABB"/>
    <w:rsid w:val="002B762B"/>
    <w:rsid w:val="002B7E39"/>
    <w:rsid w:val="002B7E5F"/>
    <w:rsid w:val="002C0DF1"/>
    <w:rsid w:val="002C1763"/>
    <w:rsid w:val="002C1BC8"/>
    <w:rsid w:val="002C1F29"/>
    <w:rsid w:val="002C228E"/>
    <w:rsid w:val="002C239D"/>
    <w:rsid w:val="002C345B"/>
    <w:rsid w:val="002C3B76"/>
    <w:rsid w:val="002C49B5"/>
    <w:rsid w:val="002C56B1"/>
    <w:rsid w:val="002C6ABB"/>
    <w:rsid w:val="002C7581"/>
    <w:rsid w:val="002C7B3F"/>
    <w:rsid w:val="002D158A"/>
    <w:rsid w:val="002D191B"/>
    <w:rsid w:val="002D1C4B"/>
    <w:rsid w:val="002D1CA3"/>
    <w:rsid w:val="002D2A5E"/>
    <w:rsid w:val="002D37BB"/>
    <w:rsid w:val="002D38ED"/>
    <w:rsid w:val="002D396E"/>
    <w:rsid w:val="002D3F98"/>
    <w:rsid w:val="002D405E"/>
    <w:rsid w:val="002D457F"/>
    <w:rsid w:val="002D5308"/>
    <w:rsid w:val="002D56D4"/>
    <w:rsid w:val="002D71FE"/>
    <w:rsid w:val="002D740E"/>
    <w:rsid w:val="002D7D34"/>
    <w:rsid w:val="002E0E6E"/>
    <w:rsid w:val="002E0F1A"/>
    <w:rsid w:val="002E11DA"/>
    <w:rsid w:val="002E158A"/>
    <w:rsid w:val="002E18C9"/>
    <w:rsid w:val="002E1EBA"/>
    <w:rsid w:val="002E2454"/>
    <w:rsid w:val="002E27BA"/>
    <w:rsid w:val="002E3C8B"/>
    <w:rsid w:val="002E41A0"/>
    <w:rsid w:val="002E4278"/>
    <w:rsid w:val="002E4610"/>
    <w:rsid w:val="002E471E"/>
    <w:rsid w:val="002E4870"/>
    <w:rsid w:val="002E4B5F"/>
    <w:rsid w:val="002E5074"/>
    <w:rsid w:val="002E52DC"/>
    <w:rsid w:val="002E53B2"/>
    <w:rsid w:val="002E547D"/>
    <w:rsid w:val="002E5886"/>
    <w:rsid w:val="002E6D10"/>
    <w:rsid w:val="002E71E0"/>
    <w:rsid w:val="002F0740"/>
    <w:rsid w:val="002F0E8C"/>
    <w:rsid w:val="002F11CB"/>
    <w:rsid w:val="002F14B4"/>
    <w:rsid w:val="002F1C2C"/>
    <w:rsid w:val="002F209B"/>
    <w:rsid w:val="002F380A"/>
    <w:rsid w:val="002F436D"/>
    <w:rsid w:val="002F43A8"/>
    <w:rsid w:val="002F4641"/>
    <w:rsid w:val="002F503A"/>
    <w:rsid w:val="002F525E"/>
    <w:rsid w:val="002F612C"/>
    <w:rsid w:val="002F69A4"/>
    <w:rsid w:val="002F6DB9"/>
    <w:rsid w:val="002F79AE"/>
    <w:rsid w:val="00300398"/>
    <w:rsid w:val="003005A9"/>
    <w:rsid w:val="003005E5"/>
    <w:rsid w:val="00300A25"/>
    <w:rsid w:val="00300F27"/>
    <w:rsid w:val="003011DB"/>
    <w:rsid w:val="003017D3"/>
    <w:rsid w:val="00302E05"/>
    <w:rsid w:val="0030362E"/>
    <w:rsid w:val="00304021"/>
    <w:rsid w:val="00304436"/>
    <w:rsid w:val="00304641"/>
    <w:rsid w:val="003046DD"/>
    <w:rsid w:val="00304997"/>
    <w:rsid w:val="00304C7C"/>
    <w:rsid w:val="00305EC5"/>
    <w:rsid w:val="00306A82"/>
    <w:rsid w:val="00307155"/>
    <w:rsid w:val="00307D36"/>
    <w:rsid w:val="00307FD8"/>
    <w:rsid w:val="0031034B"/>
    <w:rsid w:val="00310877"/>
    <w:rsid w:val="00311D36"/>
    <w:rsid w:val="00311E2A"/>
    <w:rsid w:val="003121EC"/>
    <w:rsid w:val="0031233E"/>
    <w:rsid w:val="003126F1"/>
    <w:rsid w:val="00312B22"/>
    <w:rsid w:val="00312F71"/>
    <w:rsid w:val="0031317D"/>
    <w:rsid w:val="003132B3"/>
    <w:rsid w:val="00313528"/>
    <w:rsid w:val="00313A69"/>
    <w:rsid w:val="00313B98"/>
    <w:rsid w:val="0031590C"/>
    <w:rsid w:val="00315D1C"/>
    <w:rsid w:val="00315E21"/>
    <w:rsid w:val="003160E0"/>
    <w:rsid w:val="003172D1"/>
    <w:rsid w:val="0031798A"/>
    <w:rsid w:val="0032008A"/>
    <w:rsid w:val="003205B3"/>
    <w:rsid w:val="00320EBF"/>
    <w:rsid w:val="00321547"/>
    <w:rsid w:val="003216EB"/>
    <w:rsid w:val="00321AF3"/>
    <w:rsid w:val="00321F8D"/>
    <w:rsid w:val="003221AE"/>
    <w:rsid w:val="003229BD"/>
    <w:rsid w:val="00323297"/>
    <w:rsid w:val="00323684"/>
    <w:rsid w:val="00323E91"/>
    <w:rsid w:val="00324790"/>
    <w:rsid w:val="003253A5"/>
    <w:rsid w:val="00325A51"/>
    <w:rsid w:val="00326919"/>
    <w:rsid w:val="003275F3"/>
    <w:rsid w:val="00327A28"/>
    <w:rsid w:val="00330450"/>
    <w:rsid w:val="00330668"/>
    <w:rsid w:val="00330E43"/>
    <w:rsid w:val="0033131D"/>
    <w:rsid w:val="003313A4"/>
    <w:rsid w:val="00331731"/>
    <w:rsid w:val="00331BDD"/>
    <w:rsid w:val="003326D3"/>
    <w:rsid w:val="003327B8"/>
    <w:rsid w:val="00332951"/>
    <w:rsid w:val="00333157"/>
    <w:rsid w:val="003342C1"/>
    <w:rsid w:val="00334AC8"/>
    <w:rsid w:val="00334BC9"/>
    <w:rsid w:val="00335218"/>
    <w:rsid w:val="0033579C"/>
    <w:rsid w:val="00335C02"/>
    <w:rsid w:val="0033617E"/>
    <w:rsid w:val="0033645F"/>
    <w:rsid w:val="00337447"/>
    <w:rsid w:val="00337A0D"/>
    <w:rsid w:val="00337F10"/>
    <w:rsid w:val="0034092A"/>
    <w:rsid w:val="00340C92"/>
    <w:rsid w:val="00341BD7"/>
    <w:rsid w:val="00342017"/>
    <w:rsid w:val="0034220D"/>
    <w:rsid w:val="00342A7E"/>
    <w:rsid w:val="00342BA7"/>
    <w:rsid w:val="0034411D"/>
    <w:rsid w:val="00344F7E"/>
    <w:rsid w:val="00345383"/>
    <w:rsid w:val="00345BA6"/>
    <w:rsid w:val="00345E2F"/>
    <w:rsid w:val="00346935"/>
    <w:rsid w:val="00346A15"/>
    <w:rsid w:val="00346B34"/>
    <w:rsid w:val="00350529"/>
    <w:rsid w:val="00350959"/>
    <w:rsid w:val="00352389"/>
    <w:rsid w:val="0035366A"/>
    <w:rsid w:val="00353DC9"/>
    <w:rsid w:val="00354464"/>
    <w:rsid w:val="00354822"/>
    <w:rsid w:val="003549B5"/>
    <w:rsid w:val="00354C36"/>
    <w:rsid w:val="00354D42"/>
    <w:rsid w:val="0035529E"/>
    <w:rsid w:val="0035634F"/>
    <w:rsid w:val="003575CA"/>
    <w:rsid w:val="00357E78"/>
    <w:rsid w:val="0036116C"/>
    <w:rsid w:val="0036272B"/>
    <w:rsid w:val="0036320A"/>
    <w:rsid w:val="0036465D"/>
    <w:rsid w:val="003648EE"/>
    <w:rsid w:val="00364D58"/>
    <w:rsid w:val="003656B2"/>
    <w:rsid w:val="0036698F"/>
    <w:rsid w:val="00367066"/>
    <w:rsid w:val="00367201"/>
    <w:rsid w:val="00367CAB"/>
    <w:rsid w:val="003706C4"/>
    <w:rsid w:val="00370F79"/>
    <w:rsid w:val="0037160E"/>
    <w:rsid w:val="00371F18"/>
    <w:rsid w:val="003735DE"/>
    <w:rsid w:val="00373775"/>
    <w:rsid w:val="0037380E"/>
    <w:rsid w:val="00374DDF"/>
    <w:rsid w:val="00375511"/>
    <w:rsid w:val="003755A8"/>
    <w:rsid w:val="00375D55"/>
    <w:rsid w:val="00375D8F"/>
    <w:rsid w:val="00375FA2"/>
    <w:rsid w:val="003760D3"/>
    <w:rsid w:val="003761F4"/>
    <w:rsid w:val="00376250"/>
    <w:rsid w:val="00377357"/>
    <w:rsid w:val="00377DDA"/>
    <w:rsid w:val="003811E4"/>
    <w:rsid w:val="00381D59"/>
    <w:rsid w:val="003826D6"/>
    <w:rsid w:val="00382909"/>
    <w:rsid w:val="00383463"/>
    <w:rsid w:val="00383619"/>
    <w:rsid w:val="00383F0E"/>
    <w:rsid w:val="00384858"/>
    <w:rsid w:val="003863A4"/>
    <w:rsid w:val="00386E6F"/>
    <w:rsid w:val="00386F09"/>
    <w:rsid w:val="0038735A"/>
    <w:rsid w:val="0038747D"/>
    <w:rsid w:val="00387D9A"/>
    <w:rsid w:val="00390C43"/>
    <w:rsid w:val="003914E6"/>
    <w:rsid w:val="0039199F"/>
    <w:rsid w:val="00391A59"/>
    <w:rsid w:val="00391E7D"/>
    <w:rsid w:val="00391F14"/>
    <w:rsid w:val="00392313"/>
    <w:rsid w:val="00392494"/>
    <w:rsid w:val="00393699"/>
    <w:rsid w:val="003936BF"/>
    <w:rsid w:val="00393B69"/>
    <w:rsid w:val="00394617"/>
    <w:rsid w:val="003948CC"/>
    <w:rsid w:val="00394E3E"/>
    <w:rsid w:val="00395BB0"/>
    <w:rsid w:val="00396164"/>
    <w:rsid w:val="00396448"/>
    <w:rsid w:val="00397279"/>
    <w:rsid w:val="00397CB8"/>
    <w:rsid w:val="00397D4C"/>
    <w:rsid w:val="00397E84"/>
    <w:rsid w:val="003A0C42"/>
    <w:rsid w:val="003A13A9"/>
    <w:rsid w:val="003A1F8D"/>
    <w:rsid w:val="003A2AA3"/>
    <w:rsid w:val="003A2B53"/>
    <w:rsid w:val="003A2FE6"/>
    <w:rsid w:val="003A34B4"/>
    <w:rsid w:val="003A4432"/>
    <w:rsid w:val="003A46CF"/>
    <w:rsid w:val="003A4C5E"/>
    <w:rsid w:val="003A62EF"/>
    <w:rsid w:val="003A64EF"/>
    <w:rsid w:val="003A6743"/>
    <w:rsid w:val="003A76EB"/>
    <w:rsid w:val="003A7E14"/>
    <w:rsid w:val="003B0647"/>
    <w:rsid w:val="003B152B"/>
    <w:rsid w:val="003B1F5A"/>
    <w:rsid w:val="003B3499"/>
    <w:rsid w:val="003B415B"/>
    <w:rsid w:val="003B4429"/>
    <w:rsid w:val="003B45AD"/>
    <w:rsid w:val="003B519A"/>
    <w:rsid w:val="003B5635"/>
    <w:rsid w:val="003B5D11"/>
    <w:rsid w:val="003B6ACA"/>
    <w:rsid w:val="003B6BA0"/>
    <w:rsid w:val="003B74BC"/>
    <w:rsid w:val="003B794E"/>
    <w:rsid w:val="003C009F"/>
    <w:rsid w:val="003C11BF"/>
    <w:rsid w:val="003C1FFF"/>
    <w:rsid w:val="003C20B7"/>
    <w:rsid w:val="003C2CDA"/>
    <w:rsid w:val="003C3877"/>
    <w:rsid w:val="003C390C"/>
    <w:rsid w:val="003C3F1D"/>
    <w:rsid w:val="003C4082"/>
    <w:rsid w:val="003C41DB"/>
    <w:rsid w:val="003C522F"/>
    <w:rsid w:val="003C5915"/>
    <w:rsid w:val="003C5A81"/>
    <w:rsid w:val="003C5EEB"/>
    <w:rsid w:val="003C6767"/>
    <w:rsid w:val="003C6D79"/>
    <w:rsid w:val="003C6ECE"/>
    <w:rsid w:val="003C798D"/>
    <w:rsid w:val="003C7E0B"/>
    <w:rsid w:val="003C7F96"/>
    <w:rsid w:val="003D0168"/>
    <w:rsid w:val="003D10AE"/>
    <w:rsid w:val="003D1120"/>
    <w:rsid w:val="003D15AA"/>
    <w:rsid w:val="003D17B3"/>
    <w:rsid w:val="003D23C8"/>
    <w:rsid w:val="003D25ED"/>
    <w:rsid w:val="003D2B36"/>
    <w:rsid w:val="003D3117"/>
    <w:rsid w:val="003D3774"/>
    <w:rsid w:val="003D3C48"/>
    <w:rsid w:val="003D5608"/>
    <w:rsid w:val="003D5614"/>
    <w:rsid w:val="003D5CD7"/>
    <w:rsid w:val="003D6C81"/>
    <w:rsid w:val="003D767B"/>
    <w:rsid w:val="003D7B79"/>
    <w:rsid w:val="003E03C2"/>
    <w:rsid w:val="003E0452"/>
    <w:rsid w:val="003E11B4"/>
    <w:rsid w:val="003E17AF"/>
    <w:rsid w:val="003E20F2"/>
    <w:rsid w:val="003E2618"/>
    <w:rsid w:val="003E2834"/>
    <w:rsid w:val="003E2A12"/>
    <w:rsid w:val="003E2CCB"/>
    <w:rsid w:val="003E2E0F"/>
    <w:rsid w:val="003E3248"/>
    <w:rsid w:val="003E439B"/>
    <w:rsid w:val="003E49E1"/>
    <w:rsid w:val="003E4EEB"/>
    <w:rsid w:val="003E7C3B"/>
    <w:rsid w:val="003F053E"/>
    <w:rsid w:val="003F2E62"/>
    <w:rsid w:val="003F3069"/>
    <w:rsid w:val="003F464A"/>
    <w:rsid w:val="003F492F"/>
    <w:rsid w:val="003F5119"/>
    <w:rsid w:val="003F526E"/>
    <w:rsid w:val="003F61A8"/>
    <w:rsid w:val="003F647A"/>
    <w:rsid w:val="003F6EC2"/>
    <w:rsid w:val="003F730B"/>
    <w:rsid w:val="003F7F0F"/>
    <w:rsid w:val="003F7F92"/>
    <w:rsid w:val="004001C8"/>
    <w:rsid w:val="004009AA"/>
    <w:rsid w:val="00400B36"/>
    <w:rsid w:val="00400F18"/>
    <w:rsid w:val="00401A53"/>
    <w:rsid w:val="00401AE4"/>
    <w:rsid w:val="00401E19"/>
    <w:rsid w:val="004030D4"/>
    <w:rsid w:val="0040412E"/>
    <w:rsid w:val="00404591"/>
    <w:rsid w:val="00404714"/>
    <w:rsid w:val="00404BA6"/>
    <w:rsid w:val="00404CF8"/>
    <w:rsid w:val="004065DA"/>
    <w:rsid w:val="00406CD2"/>
    <w:rsid w:val="00407170"/>
    <w:rsid w:val="004110C6"/>
    <w:rsid w:val="004117D1"/>
    <w:rsid w:val="00412C8C"/>
    <w:rsid w:val="0041371D"/>
    <w:rsid w:val="00413776"/>
    <w:rsid w:val="00413DB2"/>
    <w:rsid w:val="00414DB3"/>
    <w:rsid w:val="00414FC6"/>
    <w:rsid w:val="004150B4"/>
    <w:rsid w:val="00415742"/>
    <w:rsid w:val="004179E0"/>
    <w:rsid w:val="00421036"/>
    <w:rsid w:val="0042126B"/>
    <w:rsid w:val="00421C9D"/>
    <w:rsid w:val="00421F13"/>
    <w:rsid w:val="00423121"/>
    <w:rsid w:val="00423187"/>
    <w:rsid w:val="00423910"/>
    <w:rsid w:val="00423EA7"/>
    <w:rsid w:val="004242CA"/>
    <w:rsid w:val="0042506A"/>
    <w:rsid w:val="0042721A"/>
    <w:rsid w:val="00427382"/>
    <w:rsid w:val="00427CA7"/>
    <w:rsid w:val="00432145"/>
    <w:rsid w:val="004333F0"/>
    <w:rsid w:val="00434330"/>
    <w:rsid w:val="00434398"/>
    <w:rsid w:val="0043486E"/>
    <w:rsid w:val="00434BCC"/>
    <w:rsid w:val="00434C89"/>
    <w:rsid w:val="00434D9E"/>
    <w:rsid w:val="004350A1"/>
    <w:rsid w:val="00435895"/>
    <w:rsid w:val="00436033"/>
    <w:rsid w:val="0043627D"/>
    <w:rsid w:val="0043672B"/>
    <w:rsid w:val="004371C5"/>
    <w:rsid w:val="00437774"/>
    <w:rsid w:val="00437EA6"/>
    <w:rsid w:val="00440120"/>
    <w:rsid w:val="0044078E"/>
    <w:rsid w:val="004412B3"/>
    <w:rsid w:val="004417BA"/>
    <w:rsid w:val="00441E19"/>
    <w:rsid w:val="004425CB"/>
    <w:rsid w:val="00442E4C"/>
    <w:rsid w:val="0044377F"/>
    <w:rsid w:val="00443B0A"/>
    <w:rsid w:val="00443F34"/>
    <w:rsid w:val="00444112"/>
    <w:rsid w:val="004441CC"/>
    <w:rsid w:val="00445350"/>
    <w:rsid w:val="00445446"/>
    <w:rsid w:val="0044783A"/>
    <w:rsid w:val="00447C50"/>
    <w:rsid w:val="00451A3C"/>
    <w:rsid w:val="004535C7"/>
    <w:rsid w:val="0045365C"/>
    <w:rsid w:val="00454C32"/>
    <w:rsid w:val="0045532F"/>
    <w:rsid w:val="004559AC"/>
    <w:rsid w:val="00455BF5"/>
    <w:rsid w:val="00456345"/>
    <w:rsid w:val="0045658C"/>
    <w:rsid w:val="00457B86"/>
    <w:rsid w:val="00460D31"/>
    <w:rsid w:val="00460F68"/>
    <w:rsid w:val="00462027"/>
    <w:rsid w:val="00462324"/>
    <w:rsid w:val="00462CB9"/>
    <w:rsid w:val="004631EE"/>
    <w:rsid w:val="004634F0"/>
    <w:rsid w:val="00463FF9"/>
    <w:rsid w:val="004648D7"/>
    <w:rsid w:val="00464BE4"/>
    <w:rsid w:val="00465A68"/>
    <w:rsid w:val="00467A86"/>
    <w:rsid w:val="00471A6E"/>
    <w:rsid w:val="00471E71"/>
    <w:rsid w:val="00472DD4"/>
    <w:rsid w:val="004731BF"/>
    <w:rsid w:val="00473C11"/>
    <w:rsid w:val="00473D3D"/>
    <w:rsid w:val="0047448C"/>
    <w:rsid w:val="0047476B"/>
    <w:rsid w:val="0047517C"/>
    <w:rsid w:val="00475379"/>
    <w:rsid w:val="00475EC9"/>
    <w:rsid w:val="00477677"/>
    <w:rsid w:val="004800EE"/>
    <w:rsid w:val="00480C2D"/>
    <w:rsid w:val="004810AD"/>
    <w:rsid w:val="004811A7"/>
    <w:rsid w:val="00481E79"/>
    <w:rsid w:val="0048223A"/>
    <w:rsid w:val="004823D6"/>
    <w:rsid w:val="0048298F"/>
    <w:rsid w:val="00482CA9"/>
    <w:rsid w:val="00482D86"/>
    <w:rsid w:val="00482EDD"/>
    <w:rsid w:val="0048306E"/>
    <w:rsid w:val="0048388A"/>
    <w:rsid w:val="004868C1"/>
    <w:rsid w:val="00486B7A"/>
    <w:rsid w:val="00487B7B"/>
    <w:rsid w:val="0049191B"/>
    <w:rsid w:val="00491EF7"/>
    <w:rsid w:val="00492247"/>
    <w:rsid w:val="00492290"/>
    <w:rsid w:val="00492C39"/>
    <w:rsid w:val="00492FC8"/>
    <w:rsid w:val="00493399"/>
    <w:rsid w:val="00493ED7"/>
    <w:rsid w:val="00494B43"/>
    <w:rsid w:val="004957CB"/>
    <w:rsid w:val="004957E2"/>
    <w:rsid w:val="00495FFA"/>
    <w:rsid w:val="00496003"/>
    <w:rsid w:val="004967FF"/>
    <w:rsid w:val="00496953"/>
    <w:rsid w:val="00496BED"/>
    <w:rsid w:val="00496C3E"/>
    <w:rsid w:val="0049704E"/>
    <w:rsid w:val="004975FA"/>
    <w:rsid w:val="004978CD"/>
    <w:rsid w:val="004A101E"/>
    <w:rsid w:val="004A11F1"/>
    <w:rsid w:val="004A15EA"/>
    <w:rsid w:val="004A1846"/>
    <w:rsid w:val="004A19D0"/>
    <w:rsid w:val="004A26B5"/>
    <w:rsid w:val="004A2C8F"/>
    <w:rsid w:val="004A2DF0"/>
    <w:rsid w:val="004A3136"/>
    <w:rsid w:val="004A42ED"/>
    <w:rsid w:val="004A4A9A"/>
    <w:rsid w:val="004A4B2D"/>
    <w:rsid w:val="004A631D"/>
    <w:rsid w:val="004A7459"/>
    <w:rsid w:val="004A7B29"/>
    <w:rsid w:val="004B0D0E"/>
    <w:rsid w:val="004B1069"/>
    <w:rsid w:val="004B176E"/>
    <w:rsid w:val="004B2232"/>
    <w:rsid w:val="004B2AAA"/>
    <w:rsid w:val="004B2B74"/>
    <w:rsid w:val="004B2DA2"/>
    <w:rsid w:val="004B3A52"/>
    <w:rsid w:val="004B3C04"/>
    <w:rsid w:val="004B4C9D"/>
    <w:rsid w:val="004B57A0"/>
    <w:rsid w:val="004B5988"/>
    <w:rsid w:val="004B7659"/>
    <w:rsid w:val="004C03C9"/>
    <w:rsid w:val="004C092B"/>
    <w:rsid w:val="004C1184"/>
    <w:rsid w:val="004C161D"/>
    <w:rsid w:val="004C1FB8"/>
    <w:rsid w:val="004C2F66"/>
    <w:rsid w:val="004C2FDF"/>
    <w:rsid w:val="004C409B"/>
    <w:rsid w:val="004C40FE"/>
    <w:rsid w:val="004C5732"/>
    <w:rsid w:val="004C7BBF"/>
    <w:rsid w:val="004C7C04"/>
    <w:rsid w:val="004D010A"/>
    <w:rsid w:val="004D0647"/>
    <w:rsid w:val="004D1141"/>
    <w:rsid w:val="004D188A"/>
    <w:rsid w:val="004D1F6D"/>
    <w:rsid w:val="004D22EF"/>
    <w:rsid w:val="004D2333"/>
    <w:rsid w:val="004D342C"/>
    <w:rsid w:val="004D3776"/>
    <w:rsid w:val="004D4733"/>
    <w:rsid w:val="004D4E8A"/>
    <w:rsid w:val="004D57CA"/>
    <w:rsid w:val="004D5A41"/>
    <w:rsid w:val="004D5B99"/>
    <w:rsid w:val="004D5C81"/>
    <w:rsid w:val="004D6B29"/>
    <w:rsid w:val="004D787B"/>
    <w:rsid w:val="004D7E58"/>
    <w:rsid w:val="004E0616"/>
    <w:rsid w:val="004E1B79"/>
    <w:rsid w:val="004E1DA0"/>
    <w:rsid w:val="004E1DB2"/>
    <w:rsid w:val="004E2992"/>
    <w:rsid w:val="004E29A3"/>
    <w:rsid w:val="004E2F83"/>
    <w:rsid w:val="004E3CF5"/>
    <w:rsid w:val="004E498E"/>
    <w:rsid w:val="004E4BCA"/>
    <w:rsid w:val="004E4E53"/>
    <w:rsid w:val="004E57F1"/>
    <w:rsid w:val="004E5C95"/>
    <w:rsid w:val="004E7CB3"/>
    <w:rsid w:val="004F002B"/>
    <w:rsid w:val="004F0CA2"/>
    <w:rsid w:val="004F16BF"/>
    <w:rsid w:val="004F203C"/>
    <w:rsid w:val="004F278D"/>
    <w:rsid w:val="004F428E"/>
    <w:rsid w:val="004F4BFF"/>
    <w:rsid w:val="004F4EF7"/>
    <w:rsid w:val="004F52FD"/>
    <w:rsid w:val="004F5938"/>
    <w:rsid w:val="004F5EC9"/>
    <w:rsid w:val="005005E8"/>
    <w:rsid w:val="00501497"/>
    <w:rsid w:val="00501ACF"/>
    <w:rsid w:val="005022B3"/>
    <w:rsid w:val="00502A3E"/>
    <w:rsid w:val="005035AE"/>
    <w:rsid w:val="00503D6B"/>
    <w:rsid w:val="00503DA4"/>
    <w:rsid w:val="0050405B"/>
    <w:rsid w:val="00504144"/>
    <w:rsid w:val="0050453F"/>
    <w:rsid w:val="00504CE3"/>
    <w:rsid w:val="00504DD4"/>
    <w:rsid w:val="005060DD"/>
    <w:rsid w:val="00507050"/>
    <w:rsid w:val="00507FDB"/>
    <w:rsid w:val="0051055F"/>
    <w:rsid w:val="00510994"/>
    <w:rsid w:val="0051102F"/>
    <w:rsid w:val="00511705"/>
    <w:rsid w:val="005135DE"/>
    <w:rsid w:val="00513700"/>
    <w:rsid w:val="0051374B"/>
    <w:rsid w:val="00513ABD"/>
    <w:rsid w:val="00514795"/>
    <w:rsid w:val="00515043"/>
    <w:rsid w:val="005159A2"/>
    <w:rsid w:val="005163A6"/>
    <w:rsid w:val="005163EF"/>
    <w:rsid w:val="00516E02"/>
    <w:rsid w:val="00516EC3"/>
    <w:rsid w:val="005170EE"/>
    <w:rsid w:val="00517263"/>
    <w:rsid w:val="00520BB5"/>
    <w:rsid w:val="00520E09"/>
    <w:rsid w:val="005210FB"/>
    <w:rsid w:val="00521397"/>
    <w:rsid w:val="00522475"/>
    <w:rsid w:val="00523EC9"/>
    <w:rsid w:val="00524102"/>
    <w:rsid w:val="00524B64"/>
    <w:rsid w:val="00525A78"/>
    <w:rsid w:val="00526925"/>
    <w:rsid w:val="00527534"/>
    <w:rsid w:val="0053142A"/>
    <w:rsid w:val="00533260"/>
    <w:rsid w:val="005348A5"/>
    <w:rsid w:val="005353CA"/>
    <w:rsid w:val="00535F15"/>
    <w:rsid w:val="00535FAB"/>
    <w:rsid w:val="00536B2B"/>
    <w:rsid w:val="00536BCD"/>
    <w:rsid w:val="00537717"/>
    <w:rsid w:val="00537945"/>
    <w:rsid w:val="0054010F"/>
    <w:rsid w:val="0054197C"/>
    <w:rsid w:val="00541B2D"/>
    <w:rsid w:val="00541E2F"/>
    <w:rsid w:val="00541F09"/>
    <w:rsid w:val="00543024"/>
    <w:rsid w:val="00544042"/>
    <w:rsid w:val="00545A8D"/>
    <w:rsid w:val="005471AB"/>
    <w:rsid w:val="00547DB3"/>
    <w:rsid w:val="0055173B"/>
    <w:rsid w:val="00552299"/>
    <w:rsid w:val="005525BC"/>
    <w:rsid w:val="005541A5"/>
    <w:rsid w:val="00555509"/>
    <w:rsid w:val="0055573D"/>
    <w:rsid w:val="00555DB8"/>
    <w:rsid w:val="00555E31"/>
    <w:rsid w:val="0055644A"/>
    <w:rsid w:val="005569F1"/>
    <w:rsid w:val="00560865"/>
    <w:rsid w:val="005613C4"/>
    <w:rsid w:val="005621FC"/>
    <w:rsid w:val="00562BA6"/>
    <w:rsid w:val="00562D4B"/>
    <w:rsid w:val="00563E64"/>
    <w:rsid w:val="0056485F"/>
    <w:rsid w:val="00565654"/>
    <w:rsid w:val="00565828"/>
    <w:rsid w:val="00565A7D"/>
    <w:rsid w:val="00565AE4"/>
    <w:rsid w:val="00565F56"/>
    <w:rsid w:val="00566610"/>
    <w:rsid w:val="00566C7E"/>
    <w:rsid w:val="00566F47"/>
    <w:rsid w:val="00567373"/>
    <w:rsid w:val="00567BB0"/>
    <w:rsid w:val="00567C58"/>
    <w:rsid w:val="00570545"/>
    <w:rsid w:val="00570E06"/>
    <w:rsid w:val="00572438"/>
    <w:rsid w:val="0057303C"/>
    <w:rsid w:val="0057384C"/>
    <w:rsid w:val="00573A9E"/>
    <w:rsid w:val="00574A61"/>
    <w:rsid w:val="00575462"/>
    <w:rsid w:val="0057579E"/>
    <w:rsid w:val="005757CF"/>
    <w:rsid w:val="0057687D"/>
    <w:rsid w:val="00576AC9"/>
    <w:rsid w:val="005801DC"/>
    <w:rsid w:val="00580D59"/>
    <w:rsid w:val="00581D6B"/>
    <w:rsid w:val="0058211A"/>
    <w:rsid w:val="00582224"/>
    <w:rsid w:val="00585E1B"/>
    <w:rsid w:val="005865E2"/>
    <w:rsid w:val="0058664B"/>
    <w:rsid w:val="00586D4C"/>
    <w:rsid w:val="00587791"/>
    <w:rsid w:val="00587AAE"/>
    <w:rsid w:val="00587D65"/>
    <w:rsid w:val="0059013F"/>
    <w:rsid w:val="00590587"/>
    <w:rsid w:val="00590E80"/>
    <w:rsid w:val="0059102E"/>
    <w:rsid w:val="00591519"/>
    <w:rsid w:val="005919CD"/>
    <w:rsid w:val="00592C91"/>
    <w:rsid w:val="00592D55"/>
    <w:rsid w:val="00593A4A"/>
    <w:rsid w:val="0059465D"/>
    <w:rsid w:val="0059506B"/>
    <w:rsid w:val="005953BA"/>
    <w:rsid w:val="00596513"/>
    <w:rsid w:val="00596BF3"/>
    <w:rsid w:val="00597792"/>
    <w:rsid w:val="005A1181"/>
    <w:rsid w:val="005A196D"/>
    <w:rsid w:val="005A234A"/>
    <w:rsid w:val="005A3A1A"/>
    <w:rsid w:val="005A46CD"/>
    <w:rsid w:val="005A47BB"/>
    <w:rsid w:val="005A5587"/>
    <w:rsid w:val="005A579F"/>
    <w:rsid w:val="005A5937"/>
    <w:rsid w:val="005A5F8E"/>
    <w:rsid w:val="005A6830"/>
    <w:rsid w:val="005A78B9"/>
    <w:rsid w:val="005A7B32"/>
    <w:rsid w:val="005B076A"/>
    <w:rsid w:val="005B097E"/>
    <w:rsid w:val="005B0F15"/>
    <w:rsid w:val="005B1C64"/>
    <w:rsid w:val="005B1E2A"/>
    <w:rsid w:val="005B1EB9"/>
    <w:rsid w:val="005B24FE"/>
    <w:rsid w:val="005B2560"/>
    <w:rsid w:val="005B3C1A"/>
    <w:rsid w:val="005B3C90"/>
    <w:rsid w:val="005B41B0"/>
    <w:rsid w:val="005B53F0"/>
    <w:rsid w:val="005B5B06"/>
    <w:rsid w:val="005B5D56"/>
    <w:rsid w:val="005B7985"/>
    <w:rsid w:val="005C1A76"/>
    <w:rsid w:val="005C21C9"/>
    <w:rsid w:val="005C4015"/>
    <w:rsid w:val="005C4320"/>
    <w:rsid w:val="005C52CE"/>
    <w:rsid w:val="005C5897"/>
    <w:rsid w:val="005C6486"/>
    <w:rsid w:val="005C6EC6"/>
    <w:rsid w:val="005C74FF"/>
    <w:rsid w:val="005C7AF5"/>
    <w:rsid w:val="005C7BA0"/>
    <w:rsid w:val="005D0622"/>
    <w:rsid w:val="005D24A0"/>
    <w:rsid w:val="005D2A77"/>
    <w:rsid w:val="005D3522"/>
    <w:rsid w:val="005D3A15"/>
    <w:rsid w:val="005D40D4"/>
    <w:rsid w:val="005D58C7"/>
    <w:rsid w:val="005D5BDF"/>
    <w:rsid w:val="005D5DF0"/>
    <w:rsid w:val="005D5FB5"/>
    <w:rsid w:val="005D69A7"/>
    <w:rsid w:val="005D78EA"/>
    <w:rsid w:val="005E046C"/>
    <w:rsid w:val="005E0700"/>
    <w:rsid w:val="005E0746"/>
    <w:rsid w:val="005E0E87"/>
    <w:rsid w:val="005E1D8A"/>
    <w:rsid w:val="005E2C87"/>
    <w:rsid w:val="005E2D0D"/>
    <w:rsid w:val="005E2F49"/>
    <w:rsid w:val="005E4A0E"/>
    <w:rsid w:val="005E4CC5"/>
    <w:rsid w:val="005E4E8B"/>
    <w:rsid w:val="005E5777"/>
    <w:rsid w:val="005E59F0"/>
    <w:rsid w:val="005E5F85"/>
    <w:rsid w:val="005E64D2"/>
    <w:rsid w:val="005E65C1"/>
    <w:rsid w:val="005E723E"/>
    <w:rsid w:val="005E7CAA"/>
    <w:rsid w:val="005E7ED3"/>
    <w:rsid w:val="005F036D"/>
    <w:rsid w:val="005F0C96"/>
    <w:rsid w:val="005F26CA"/>
    <w:rsid w:val="005F2FA4"/>
    <w:rsid w:val="005F3B05"/>
    <w:rsid w:val="005F4685"/>
    <w:rsid w:val="005F4C47"/>
    <w:rsid w:val="005F4E47"/>
    <w:rsid w:val="005F54FB"/>
    <w:rsid w:val="005F5825"/>
    <w:rsid w:val="005F6346"/>
    <w:rsid w:val="005F656A"/>
    <w:rsid w:val="005F6861"/>
    <w:rsid w:val="005F7A18"/>
    <w:rsid w:val="00600E93"/>
    <w:rsid w:val="00600F5B"/>
    <w:rsid w:val="0060127D"/>
    <w:rsid w:val="00601404"/>
    <w:rsid w:val="0060172D"/>
    <w:rsid w:val="00602F29"/>
    <w:rsid w:val="006047D2"/>
    <w:rsid w:val="00604BD6"/>
    <w:rsid w:val="00604DEC"/>
    <w:rsid w:val="006050CF"/>
    <w:rsid w:val="00605BCB"/>
    <w:rsid w:val="0060708C"/>
    <w:rsid w:val="006078A0"/>
    <w:rsid w:val="006106DE"/>
    <w:rsid w:val="00610A8D"/>
    <w:rsid w:val="0061197F"/>
    <w:rsid w:val="00611D75"/>
    <w:rsid w:val="00611DA4"/>
    <w:rsid w:val="00611E7E"/>
    <w:rsid w:val="00611F7C"/>
    <w:rsid w:val="0061236F"/>
    <w:rsid w:val="0061254A"/>
    <w:rsid w:val="00613461"/>
    <w:rsid w:val="0061357D"/>
    <w:rsid w:val="00613E0A"/>
    <w:rsid w:val="00614EB8"/>
    <w:rsid w:val="00615858"/>
    <w:rsid w:val="00616A82"/>
    <w:rsid w:val="00616D12"/>
    <w:rsid w:val="00617BFE"/>
    <w:rsid w:val="00617E0A"/>
    <w:rsid w:val="00617FEA"/>
    <w:rsid w:val="00620F4E"/>
    <w:rsid w:val="00621F91"/>
    <w:rsid w:val="00622134"/>
    <w:rsid w:val="006230A7"/>
    <w:rsid w:val="0062318C"/>
    <w:rsid w:val="00623754"/>
    <w:rsid w:val="00624111"/>
    <w:rsid w:val="00624446"/>
    <w:rsid w:val="00624778"/>
    <w:rsid w:val="00624B37"/>
    <w:rsid w:val="00624FE7"/>
    <w:rsid w:val="00625DE5"/>
    <w:rsid w:val="00626759"/>
    <w:rsid w:val="00626EA8"/>
    <w:rsid w:val="00626EDA"/>
    <w:rsid w:val="006271F0"/>
    <w:rsid w:val="006274FF"/>
    <w:rsid w:val="00627BCE"/>
    <w:rsid w:val="00630968"/>
    <w:rsid w:val="00630B09"/>
    <w:rsid w:val="00630F75"/>
    <w:rsid w:val="006310BB"/>
    <w:rsid w:val="00631344"/>
    <w:rsid w:val="006315C8"/>
    <w:rsid w:val="006320AF"/>
    <w:rsid w:val="0063276D"/>
    <w:rsid w:val="006327E6"/>
    <w:rsid w:val="00633609"/>
    <w:rsid w:val="00633674"/>
    <w:rsid w:val="006337B0"/>
    <w:rsid w:val="00633EEA"/>
    <w:rsid w:val="006342C1"/>
    <w:rsid w:val="00635124"/>
    <w:rsid w:val="00635231"/>
    <w:rsid w:val="006353FC"/>
    <w:rsid w:val="00636A7F"/>
    <w:rsid w:val="0063702B"/>
    <w:rsid w:val="00642E9F"/>
    <w:rsid w:val="006430FC"/>
    <w:rsid w:val="00643810"/>
    <w:rsid w:val="00644C46"/>
    <w:rsid w:val="00645ED9"/>
    <w:rsid w:val="00646AF4"/>
    <w:rsid w:val="006509CD"/>
    <w:rsid w:val="00650AD1"/>
    <w:rsid w:val="006510E1"/>
    <w:rsid w:val="0065130E"/>
    <w:rsid w:val="00651530"/>
    <w:rsid w:val="0065162D"/>
    <w:rsid w:val="006525C6"/>
    <w:rsid w:val="00652BF2"/>
    <w:rsid w:val="0065322F"/>
    <w:rsid w:val="00653807"/>
    <w:rsid w:val="00653FAE"/>
    <w:rsid w:val="00653FE2"/>
    <w:rsid w:val="00654C21"/>
    <w:rsid w:val="00655105"/>
    <w:rsid w:val="0065545F"/>
    <w:rsid w:val="006554A2"/>
    <w:rsid w:val="006556B5"/>
    <w:rsid w:val="0065704D"/>
    <w:rsid w:val="0065733D"/>
    <w:rsid w:val="00657ACB"/>
    <w:rsid w:val="00660326"/>
    <w:rsid w:val="0066065D"/>
    <w:rsid w:val="00660D7B"/>
    <w:rsid w:val="0066104B"/>
    <w:rsid w:val="0066196F"/>
    <w:rsid w:val="00661BA8"/>
    <w:rsid w:val="006622CF"/>
    <w:rsid w:val="00662819"/>
    <w:rsid w:val="0066302A"/>
    <w:rsid w:val="00663C9A"/>
    <w:rsid w:val="00664B14"/>
    <w:rsid w:val="006650D4"/>
    <w:rsid w:val="00665A6A"/>
    <w:rsid w:val="00665D01"/>
    <w:rsid w:val="00665F02"/>
    <w:rsid w:val="00666015"/>
    <w:rsid w:val="006667B1"/>
    <w:rsid w:val="00667025"/>
    <w:rsid w:val="00667560"/>
    <w:rsid w:val="00667780"/>
    <w:rsid w:val="00667918"/>
    <w:rsid w:val="006704E7"/>
    <w:rsid w:val="00670531"/>
    <w:rsid w:val="006713EC"/>
    <w:rsid w:val="0067161D"/>
    <w:rsid w:val="00672560"/>
    <w:rsid w:val="00672E9C"/>
    <w:rsid w:val="00673D75"/>
    <w:rsid w:val="0067463C"/>
    <w:rsid w:val="006747BC"/>
    <w:rsid w:val="00674A6E"/>
    <w:rsid w:val="0067502A"/>
    <w:rsid w:val="00677306"/>
    <w:rsid w:val="00677BCD"/>
    <w:rsid w:val="00677DD3"/>
    <w:rsid w:val="00680161"/>
    <w:rsid w:val="006801CB"/>
    <w:rsid w:val="006802BD"/>
    <w:rsid w:val="00680E7D"/>
    <w:rsid w:val="006816BE"/>
    <w:rsid w:val="006841C4"/>
    <w:rsid w:val="00684C33"/>
    <w:rsid w:val="00684F39"/>
    <w:rsid w:val="00685A2E"/>
    <w:rsid w:val="00687202"/>
    <w:rsid w:val="006875C8"/>
    <w:rsid w:val="00687875"/>
    <w:rsid w:val="00687F33"/>
    <w:rsid w:val="0069097B"/>
    <w:rsid w:val="00690A4A"/>
    <w:rsid w:val="00690E2C"/>
    <w:rsid w:val="00691F1A"/>
    <w:rsid w:val="0069244B"/>
    <w:rsid w:val="0069271B"/>
    <w:rsid w:val="006930EE"/>
    <w:rsid w:val="006932C3"/>
    <w:rsid w:val="006934D4"/>
    <w:rsid w:val="00694E3D"/>
    <w:rsid w:val="006954FC"/>
    <w:rsid w:val="0069558D"/>
    <w:rsid w:val="00695DD3"/>
    <w:rsid w:val="006962C0"/>
    <w:rsid w:val="00696342"/>
    <w:rsid w:val="00696741"/>
    <w:rsid w:val="006969C0"/>
    <w:rsid w:val="00697455"/>
    <w:rsid w:val="00697543"/>
    <w:rsid w:val="006976E4"/>
    <w:rsid w:val="00697790"/>
    <w:rsid w:val="00697BD1"/>
    <w:rsid w:val="006A1CC1"/>
    <w:rsid w:val="006A1E71"/>
    <w:rsid w:val="006A1FFF"/>
    <w:rsid w:val="006A2056"/>
    <w:rsid w:val="006A20B4"/>
    <w:rsid w:val="006A241B"/>
    <w:rsid w:val="006A3AEF"/>
    <w:rsid w:val="006A3F8E"/>
    <w:rsid w:val="006A41C5"/>
    <w:rsid w:val="006A495E"/>
    <w:rsid w:val="006A56AD"/>
    <w:rsid w:val="006A576C"/>
    <w:rsid w:val="006A67AE"/>
    <w:rsid w:val="006A6B3A"/>
    <w:rsid w:val="006A7183"/>
    <w:rsid w:val="006A71E1"/>
    <w:rsid w:val="006B24F2"/>
    <w:rsid w:val="006B2584"/>
    <w:rsid w:val="006B29CC"/>
    <w:rsid w:val="006B29D4"/>
    <w:rsid w:val="006B2C94"/>
    <w:rsid w:val="006B2DD7"/>
    <w:rsid w:val="006B3D01"/>
    <w:rsid w:val="006B4040"/>
    <w:rsid w:val="006B59F7"/>
    <w:rsid w:val="006B600F"/>
    <w:rsid w:val="006B632B"/>
    <w:rsid w:val="006B6843"/>
    <w:rsid w:val="006B6F6F"/>
    <w:rsid w:val="006B730F"/>
    <w:rsid w:val="006B7449"/>
    <w:rsid w:val="006B7C5D"/>
    <w:rsid w:val="006C0A74"/>
    <w:rsid w:val="006C1880"/>
    <w:rsid w:val="006C21A1"/>
    <w:rsid w:val="006C263A"/>
    <w:rsid w:val="006C2917"/>
    <w:rsid w:val="006C3B99"/>
    <w:rsid w:val="006C3E49"/>
    <w:rsid w:val="006C3E66"/>
    <w:rsid w:val="006C4368"/>
    <w:rsid w:val="006C4542"/>
    <w:rsid w:val="006C471C"/>
    <w:rsid w:val="006C5328"/>
    <w:rsid w:val="006C568A"/>
    <w:rsid w:val="006C5C7D"/>
    <w:rsid w:val="006C61AD"/>
    <w:rsid w:val="006C69AA"/>
    <w:rsid w:val="006C6B11"/>
    <w:rsid w:val="006C6D0C"/>
    <w:rsid w:val="006C76C5"/>
    <w:rsid w:val="006D1660"/>
    <w:rsid w:val="006D3191"/>
    <w:rsid w:val="006D4A9E"/>
    <w:rsid w:val="006D578C"/>
    <w:rsid w:val="006D57A0"/>
    <w:rsid w:val="006D598F"/>
    <w:rsid w:val="006D5B11"/>
    <w:rsid w:val="006D698A"/>
    <w:rsid w:val="006D6ADA"/>
    <w:rsid w:val="006D6E75"/>
    <w:rsid w:val="006D72FF"/>
    <w:rsid w:val="006D752D"/>
    <w:rsid w:val="006D790E"/>
    <w:rsid w:val="006D7AE1"/>
    <w:rsid w:val="006E100C"/>
    <w:rsid w:val="006E12AD"/>
    <w:rsid w:val="006E1856"/>
    <w:rsid w:val="006E2964"/>
    <w:rsid w:val="006E2A66"/>
    <w:rsid w:val="006E453E"/>
    <w:rsid w:val="006E5660"/>
    <w:rsid w:val="006E57EE"/>
    <w:rsid w:val="006E5A51"/>
    <w:rsid w:val="006E5D7E"/>
    <w:rsid w:val="006E613E"/>
    <w:rsid w:val="006E648A"/>
    <w:rsid w:val="006E6B47"/>
    <w:rsid w:val="006E6BE9"/>
    <w:rsid w:val="006E6D56"/>
    <w:rsid w:val="006F018F"/>
    <w:rsid w:val="006F130B"/>
    <w:rsid w:val="006F1879"/>
    <w:rsid w:val="006F1F8D"/>
    <w:rsid w:val="006F2663"/>
    <w:rsid w:val="006F26A8"/>
    <w:rsid w:val="006F2EEF"/>
    <w:rsid w:val="006F3C1D"/>
    <w:rsid w:val="006F6F11"/>
    <w:rsid w:val="006F77C2"/>
    <w:rsid w:val="006F7841"/>
    <w:rsid w:val="006F7A39"/>
    <w:rsid w:val="006F7CD9"/>
    <w:rsid w:val="00700623"/>
    <w:rsid w:val="00700966"/>
    <w:rsid w:val="00700D4B"/>
    <w:rsid w:val="00701278"/>
    <w:rsid w:val="007016AB"/>
    <w:rsid w:val="00701FFB"/>
    <w:rsid w:val="00702209"/>
    <w:rsid w:val="007028CC"/>
    <w:rsid w:val="00702B43"/>
    <w:rsid w:val="00702FA0"/>
    <w:rsid w:val="00703C2B"/>
    <w:rsid w:val="00705027"/>
    <w:rsid w:val="00705325"/>
    <w:rsid w:val="00705A00"/>
    <w:rsid w:val="00706324"/>
    <w:rsid w:val="00706DA8"/>
    <w:rsid w:val="007074AD"/>
    <w:rsid w:val="00707F73"/>
    <w:rsid w:val="00710118"/>
    <w:rsid w:val="00710B05"/>
    <w:rsid w:val="0071128A"/>
    <w:rsid w:val="007112FF"/>
    <w:rsid w:val="007116A3"/>
    <w:rsid w:val="0071239A"/>
    <w:rsid w:val="00712402"/>
    <w:rsid w:val="0071297F"/>
    <w:rsid w:val="00712AC3"/>
    <w:rsid w:val="00712E45"/>
    <w:rsid w:val="00713998"/>
    <w:rsid w:val="00713C9F"/>
    <w:rsid w:val="00715261"/>
    <w:rsid w:val="00715409"/>
    <w:rsid w:val="00716B5C"/>
    <w:rsid w:val="0071752E"/>
    <w:rsid w:val="007179DF"/>
    <w:rsid w:val="00717E8A"/>
    <w:rsid w:val="00720EF5"/>
    <w:rsid w:val="0072103B"/>
    <w:rsid w:val="00721EBD"/>
    <w:rsid w:val="0072211F"/>
    <w:rsid w:val="00722281"/>
    <w:rsid w:val="0072273E"/>
    <w:rsid w:val="00722C93"/>
    <w:rsid w:val="00723C70"/>
    <w:rsid w:val="00723E3A"/>
    <w:rsid w:val="00724C92"/>
    <w:rsid w:val="00725A39"/>
    <w:rsid w:val="0072691B"/>
    <w:rsid w:val="00727668"/>
    <w:rsid w:val="0073238D"/>
    <w:rsid w:val="00734046"/>
    <w:rsid w:val="00734464"/>
    <w:rsid w:val="00735F1A"/>
    <w:rsid w:val="0073600B"/>
    <w:rsid w:val="00736703"/>
    <w:rsid w:val="00736C91"/>
    <w:rsid w:val="00737E0B"/>
    <w:rsid w:val="007420FE"/>
    <w:rsid w:val="00742B64"/>
    <w:rsid w:val="00742D73"/>
    <w:rsid w:val="00743B66"/>
    <w:rsid w:val="00744589"/>
    <w:rsid w:val="00745CAB"/>
    <w:rsid w:val="0074631D"/>
    <w:rsid w:val="00746451"/>
    <w:rsid w:val="007464E7"/>
    <w:rsid w:val="00746AB6"/>
    <w:rsid w:val="007474AE"/>
    <w:rsid w:val="00747760"/>
    <w:rsid w:val="007477F3"/>
    <w:rsid w:val="00747B69"/>
    <w:rsid w:val="0075131B"/>
    <w:rsid w:val="007513B2"/>
    <w:rsid w:val="00751EAB"/>
    <w:rsid w:val="00751F0E"/>
    <w:rsid w:val="0075222E"/>
    <w:rsid w:val="007526EF"/>
    <w:rsid w:val="00752CEA"/>
    <w:rsid w:val="007539A9"/>
    <w:rsid w:val="00753F4F"/>
    <w:rsid w:val="007541C4"/>
    <w:rsid w:val="00754A83"/>
    <w:rsid w:val="00754AF0"/>
    <w:rsid w:val="00755061"/>
    <w:rsid w:val="00755703"/>
    <w:rsid w:val="00755DDC"/>
    <w:rsid w:val="00756EBB"/>
    <w:rsid w:val="00760159"/>
    <w:rsid w:val="00762E50"/>
    <w:rsid w:val="00762F76"/>
    <w:rsid w:val="00763140"/>
    <w:rsid w:val="00763221"/>
    <w:rsid w:val="007638E5"/>
    <w:rsid w:val="00763900"/>
    <w:rsid w:val="007639D4"/>
    <w:rsid w:val="007640AE"/>
    <w:rsid w:val="00764485"/>
    <w:rsid w:val="00764FCB"/>
    <w:rsid w:val="00765708"/>
    <w:rsid w:val="00765CDA"/>
    <w:rsid w:val="0076655B"/>
    <w:rsid w:val="00766B2B"/>
    <w:rsid w:val="007676C1"/>
    <w:rsid w:val="00767BD7"/>
    <w:rsid w:val="007710E7"/>
    <w:rsid w:val="00771992"/>
    <w:rsid w:val="00771A1E"/>
    <w:rsid w:val="00772419"/>
    <w:rsid w:val="00772F8F"/>
    <w:rsid w:val="00773CB8"/>
    <w:rsid w:val="0077450B"/>
    <w:rsid w:val="00774AE8"/>
    <w:rsid w:val="00774DA2"/>
    <w:rsid w:val="00775414"/>
    <w:rsid w:val="00775E92"/>
    <w:rsid w:val="00775F98"/>
    <w:rsid w:val="00776154"/>
    <w:rsid w:val="00776880"/>
    <w:rsid w:val="00776B97"/>
    <w:rsid w:val="00776C31"/>
    <w:rsid w:val="00776F41"/>
    <w:rsid w:val="0077767D"/>
    <w:rsid w:val="007777B4"/>
    <w:rsid w:val="00777DB3"/>
    <w:rsid w:val="00780176"/>
    <w:rsid w:val="00780277"/>
    <w:rsid w:val="00780959"/>
    <w:rsid w:val="007812CD"/>
    <w:rsid w:val="0078185E"/>
    <w:rsid w:val="00781A47"/>
    <w:rsid w:val="0078223B"/>
    <w:rsid w:val="00782BF5"/>
    <w:rsid w:val="00783896"/>
    <w:rsid w:val="00785073"/>
    <w:rsid w:val="00786874"/>
    <w:rsid w:val="00787A9D"/>
    <w:rsid w:val="00790509"/>
    <w:rsid w:val="007917E3"/>
    <w:rsid w:val="007923BA"/>
    <w:rsid w:val="00792968"/>
    <w:rsid w:val="00792B40"/>
    <w:rsid w:val="00792C54"/>
    <w:rsid w:val="00792F89"/>
    <w:rsid w:val="007932F9"/>
    <w:rsid w:val="00793CC8"/>
    <w:rsid w:val="00793D27"/>
    <w:rsid w:val="00793DAF"/>
    <w:rsid w:val="00794343"/>
    <w:rsid w:val="007947CD"/>
    <w:rsid w:val="0079484E"/>
    <w:rsid w:val="00794D2C"/>
    <w:rsid w:val="00795980"/>
    <w:rsid w:val="0079629B"/>
    <w:rsid w:val="0079725A"/>
    <w:rsid w:val="00797304"/>
    <w:rsid w:val="007A003E"/>
    <w:rsid w:val="007A05D8"/>
    <w:rsid w:val="007A066C"/>
    <w:rsid w:val="007A0DA7"/>
    <w:rsid w:val="007A2210"/>
    <w:rsid w:val="007A234D"/>
    <w:rsid w:val="007A2500"/>
    <w:rsid w:val="007A262C"/>
    <w:rsid w:val="007A3054"/>
    <w:rsid w:val="007A336B"/>
    <w:rsid w:val="007A4232"/>
    <w:rsid w:val="007A4409"/>
    <w:rsid w:val="007A6569"/>
    <w:rsid w:val="007A6D8C"/>
    <w:rsid w:val="007B04D9"/>
    <w:rsid w:val="007B0948"/>
    <w:rsid w:val="007B0D94"/>
    <w:rsid w:val="007B0DFF"/>
    <w:rsid w:val="007B12D6"/>
    <w:rsid w:val="007B1CA8"/>
    <w:rsid w:val="007B2372"/>
    <w:rsid w:val="007B2CF9"/>
    <w:rsid w:val="007B308D"/>
    <w:rsid w:val="007B3EF5"/>
    <w:rsid w:val="007B4487"/>
    <w:rsid w:val="007B4C3E"/>
    <w:rsid w:val="007B4FDE"/>
    <w:rsid w:val="007B51E9"/>
    <w:rsid w:val="007B5447"/>
    <w:rsid w:val="007B5A8B"/>
    <w:rsid w:val="007B5BC3"/>
    <w:rsid w:val="007B680A"/>
    <w:rsid w:val="007B6D26"/>
    <w:rsid w:val="007B6FE8"/>
    <w:rsid w:val="007B7903"/>
    <w:rsid w:val="007C00C4"/>
    <w:rsid w:val="007C0297"/>
    <w:rsid w:val="007C0413"/>
    <w:rsid w:val="007C11A2"/>
    <w:rsid w:val="007C1425"/>
    <w:rsid w:val="007C1466"/>
    <w:rsid w:val="007C1BA1"/>
    <w:rsid w:val="007C1D9D"/>
    <w:rsid w:val="007C2367"/>
    <w:rsid w:val="007C29EC"/>
    <w:rsid w:val="007C300A"/>
    <w:rsid w:val="007C4ADD"/>
    <w:rsid w:val="007C4EBA"/>
    <w:rsid w:val="007C5870"/>
    <w:rsid w:val="007C6CE6"/>
    <w:rsid w:val="007C7224"/>
    <w:rsid w:val="007C7533"/>
    <w:rsid w:val="007C758C"/>
    <w:rsid w:val="007C7EAC"/>
    <w:rsid w:val="007D0126"/>
    <w:rsid w:val="007D07F5"/>
    <w:rsid w:val="007D0C5E"/>
    <w:rsid w:val="007D159B"/>
    <w:rsid w:val="007D1BF9"/>
    <w:rsid w:val="007D1C66"/>
    <w:rsid w:val="007D2CD4"/>
    <w:rsid w:val="007D2D32"/>
    <w:rsid w:val="007D34CA"/>
    <w:rsid w:val="007D3DDB"/>
    <w:rsid w:val="007D4082"/>
    <w:rsid w:val="007D45DD"/>
    <w:rsid w:val="007D4830"/>
    <w:rsid w:val="007D4C1D"/>
    <w:rsid w:val="007D505D"/>
    <w:rsid w:val="007D528D"/>
    <w:rsid w:val="007D5E10"/>
    <w:rsid w:val="007D5EB7"/>
    <w:rsid w:val="007E0D69"/>
    <w:rsid w:val="007E24C1"/>
    <w:rsid w:val="007E2DC4"/>
    <w:rsid w:val="007E3D12"/>
    <w:rsid w:val="007E41BD"/>
    <w:rsid w:val="007E4333"/>
    <w:rsid w:val="007E433B"/>
    <w:rsid w:val="007E45D1"/>
    <w:rsid w:val="007E4827"/>
    <w:rsid w:val="007E4B9A"/>
    <w:rsid w:val="007E4CD5"/>
    <w:rsid w:val="007E57C1"/>
    <w:rsid w:val="007E5993"/>
    <w:rsid w:val="007E59B5"/>
    <w:rsid w:val="007E5CDF"/>
    <w:rsid w:val="007E5EA9"/>
    <w:rsid w:val="007E6A11"/>
    <w:rsid w:val="007E71BE"/>
    <w:rsid w:val="007E75B5"/>
    <w:rsid w:val="007E76D1"/>
    <w:rsid w:val="007E7D5E"/>
    <w:rsid w:val="007E7E12"/>
    <w:rsid w:val="007F03A9"/>
    <w:rsid w:val="007F1814"/>
    <w:rsid w:val="007F23A4"/>
    <w:rsid w:val="007F257B"/>
    <w:rsid w:val="007F3141"/>
    <w:rsid w:val="007F3DB8"/>
    <w:rsid w:val="007F4892"/>
    <w:rsid w:val="007F4DDF"/>
    <w:rsid w:val="007F58C6"/>
    <w:rsid w:val="007F5D2D"/>
    <w:rsid w:val="007F6260"/>
    <w:rsid w:val="007F627A"/>
    <w:rsid w:val="007F64E0"/>
    <w:rsid w:val="007F6ACB"/>
    <w:rsid w:val="007F6EFD"/>
    <w:rsid w:val="007F700E"/>
    <w:rsid w:val="007F7BA3"/>
    <w:rsid w:val="007F7F73"/>
    <w:rsid w:val="008001EC"/>
    <w:rsid w:val="008002EA"/>
    <w:rsid w:val="008009B2"/>
    <w:rsid w:val="008015C2"/>
    <w:rsid w:val="00801DDF"/>
    <w:rsid w:val="00801EEE"/>
    <w:rsid w:val="00802023"/>
    <w:rsid w:val="008028DF"/>
    <w:rsid w:val="00802C5E"/>
    <w:rsid w:val="008036F6"/>
    <w:rsid w:val="00803757"/>
    <w:rsid w:val="0080385A"/>
    <w:rsid w:val="00803E65"/>
    <w:rsid w:val="00804612"/>
    <w:rsid w:val="008046F0"/>
    <w:rsid w:val="0080478E"/>
    <w:rsid w:val="00804BC6"/>
    <w:rsid w:val="00805088"/>
    <w:rsid w:val="00805270"/>
    <w:rsid w:val="008054CE"/>
    <w:rsid w:val="008059E3"/>
    <w:rsid w:val="00806DE1"/>
    <w:rsid w:val="00807058"/>
    <w:rsid w:val="00807519"/>
    <w:rsid w:val="008079D5"/>
    <w:rsid w:val="00807C56"/>
    <w:rsid w:val="008108F7"/>
    <w:rsid w:val="00810932"/>
    <w:rsid w:val="00811828"/>
    <w:rsid w:val="008121FB"/>
    <w:rsid w:val="0081273D"/>
    <w:rsid w:val="0081290A"/>
    <w:rsid w:val="00812B23"/>
    <w:rsid w:val="00812C39"/>
    <w:rsid w:val="0081350D"/>
    <w:rsid w:val="00813998"/>
    <w:rsid w:val="00813B66"/>
    <w:rsid w:val="00814D9C"/>
    <w:rsid w:val="00814F32"/>
    <w:rsid w:val="008158C7"/>
    <w:rsid w:val="00816C97"/>
    <w:rsid w:val="0081700E"/>
    <w:rsid w:val="00817263"/>
    <w:rsid w:val="008177E8"/>
    <w:rsid w:val="008202B8"/>
    <w:rsid w:val="0082046B"/>
    <w:rsid w:val="00820FFE"/>
    <w:rsid w:val="00821737"/>
    <w:rsid w:val="008228AF"/>
    <w:rsid w:val="00823024"/>
    <w:rsid w:val="008230E0"/>
    <w:rsid w:val="00823A57"/>
    <w:rsid w:val="00824047"/>
    <w:rsid w:val="00824BD9"/>
    <w:rsid w:val="00824E0B"/>
    <w:rsid w:val="00825053"/>
    <w:rsid w:val="00825359"/>
    <w:rsid w:val="008259AE"/>
    <w:rsid w:val="008267D4"/>
    <w:rsid w:val="00826A57"/>
    <w:rsid w:val="0082778A"/>
    <w:rsid w:val="00830802"/>
    <w:rsid w:val="00831656"/>
    <w:rsid w:val="00831CFA"/>
    <w:rsid w:val="00832804"/>
    <w:rsid w:val="00832D74"/>
    <w:rsid w:val="008351BD"/>
    <w:rsid w:val="0083554E"/>
    <w:rsid w:val="008362BA"/>
    <w:rsid w:val="00837044"/>
    <w:rsid w:val="00837489"/>
    <w:rsid w:val="0083764E"/>
    <w:rsid w:val="008379EC"/>
    <w:rsid w:val="008404A2"/>
    <w:rsid w:val="008413B7"/>
    <w:rsid w:val="00841449"/>
    <w:rsid w:val="00842074"/>
    <w:rsid w:val="008425AE"/>
    <w:rsid w:val="0084270B"/>
    <w:rsid w:val="008427C4"/>
    <w:rsid w:val="00842BA6"/>
    <w:rsid w:val="008441C4"/>
    <w:rsid w:val="00844908"/>
    <w:rsid w:val="008451A0"/>
    <w:rsid w:val="00845BA8"/>
    <w:rsid w:val="008473D1"/>
    <w:rsid w:val="00847659"/>
    <w:rsid w:val="00847D04"/>
    <w:rsid w:val="0085031A"/>
    <w:rsid w:val="00851369"/>
    <w:rsid w:val="008513AB"/>
    <w:rsid w:val="00851DE8"/>
    <w:rsid w:val="0085265C"/>
    <w:rsid w:val="00852AF9"/>
    <w:rsid w:val="008541B8"/>
    <w:rsid w:val="008553DC"/>
    <w:rsid w:val="0085551F"/>
    <w:rsid w:val="00855A6E"/>
    <w:rsid w:val="00855ED7"/>
    <w:rsid w:val="00856542"/>
    <w:rsid w:val="008569DB"/>
    <w:rsid w:val="00856B7E"/>
    <w:rsid w:val="00856EF1"/>
    <w:rsid w:val="0085710A"/>
    <w:rsid w:val="00860998"/>
    <w:rsid w:val="00860DE7"/>
    <w:rsid w:val="00860F9C"/>
    <w:rsid w:val="00861957"/>
    <w:rsid w:val="00862622"/>
    <w:rsid w:val="008627A5"/>
    <w:rsid w:val="00862A30"/>
    <w:rsid w:val="00863EE2"/>
    <w:rsid w:val="0086419D"/>
    <w:rsid w:val="0086437D"/>
    <w:rsid w:val="0086488B"/>
    <w:rsid w:val="00864C24"/>
    <w:rsid w:val="00865936"/>
    <w:rsid w:val="0086629A"/>
    <w:rsid w:val="00866E67"/>
    <w:rsid w:val="00867D47"/>
    <w:rsid w:val="0087066D"/>
    <w:rsid w:val="008708A8"/>
    <w:rsid w:val="00870E86"/>
    <w:rsid w:val="008714CB"/>
    <w:rsid w:val="00872D55"/>
    <w:rsid w:val="00872DC6"/>
    <w:rsid w:val="00873431"/>
    <w:rsid w:val="00873D1C"/>
    <w:rsid w:val="00873E31"/>
    <w:rsid w:val="0087630D"/>
    <w:rsid w:val="00876F9B"/>
    <w:rsid w:val="00877DF0"/>
    <w:rsid w:val="00880F4A"/>
    <w:rsid w:val="008817A4"/>
    <w:rsid w:val="00881C78"/>
    <w:rsid w:val="0088223F"/>
    <w:rsid w:val="00882366"/>
    <w:rsid w:val="00882ACE"/>
    <w:rsid w:val="00882B23"/>
    <w:rsid w:val="00882E1B"/>
    <w:rsid w:val="00883749"/>
    <w:rsid w:val="00883D05"/>
    <w:rsid w:val="00885408"/>
    <w:rsid w:val="0088712E"/>
    <w:rsid w:val="00887686"/>
    <w:rsid w:val="00887CE1"/>
    <w:rsid w:val="00890A70"/>
    <w:rsid w:val="00891879"/>
    <w:rsid w:val="00891D2D"/>
    <w:rsid w:val="00891F2E"/>
    <w:rsid w:val="0089201B"/>
    <w:rsid w:val="00892559"/>
    <w:rsid w:val="008925F5"/>
    <w:rsid w:val="00892614"/>
    <w:rsid w:val="0089295F"/>
    <w:rsid w:val="008929E0"/>
    <w:rsid w:val="00893E6D"/>
    <w:rsid w:val="00893EFD"/>
    <w:rsid w:val="00894B89"/>
    <w:rsid w:val="00894FFB"/>
    <w:rsid w:val="008952C9"/>
    <w:rsid w:val="00895E83"/>
    <w:rsid w:val="0089623E"/>
    <w:rsid w:val="008963BE"/>
    <w:rsid w:val="00896671"/>
    <w:rsid w:val="00896904"/>
    <w:rsid w:val="008973BD"/>
    <w:rsid w:val="00897B82"/>
    <w:rsid w:val="008A0121"/>
    <w:rsid w:val="008A059E"/>
    <w:rsid w:val="008A0A3B"/>
    <w:rsid w:val="008A2615"/>
    <w:rsid w:val="008A27E1"/>
    <w:rsid w:val="008A2B46"/>
    <w:rsid w:val="008A3528"/>
    <w:rsid w:val="008A3D28"/>
    <w:rsid w:val="008A3D8F"/>
    <w:rsid w:val="008A3DB2"/>
    <w:rsid w:val="008A40C9"/>
    <w:rsid w:val="008A432C"/>
    <w:rsid w:val="008A4A0E"/>
    <w:rsid w:val="008A5A72"/>
    <w:rsid w:val="008A7704"/>
    <w:rsid w:val="008A7A87"/>
    <w:rsid w:val="008B0C67"/>
    <w:rsid w:val="008B1110"/>
    <w:rsid w:val="008B1867"/>
    <w:rsid w:val="008B2278"/>
    <w:rsid w:val="008B2D71"/>
    <w:rsid w:val="008B4194"/>
    <w:rsid w:val="008B4664"/>
    <w:rsid w:val="008B50FA"/>
    <w:rsid w:val="008B59A7"/>
    <w:rsid w:val="008B6180"/>
    <w:rsid w:val="008B6719"/>
    <w:rsid w:val="008B6DB8"/>
    <w:rsid w:val="008C1505"/>
    <w:rsid w:val="008C1DD6"/>
    <w:rsid w:val="008C27A9"/>
    <w:rsid w:val="008C2C7F"/>
    <w:rsid w:val="008C3604"/>
    <w:rsid w:val="008C3828"/>
    <w:rsid w:val="008C3ACA"/>
    <w:rsid w:val="008C5F6E"/>
    <w:rsid w:val="008C67AC"/>
    <w:rsid w:val="008C7356"/>
    <w:rsid w:val="008C791B"/>
    <w:rsid w:val="008C7A2E"/>
    <w:rsid w:val="008C7AAE"/>
    <w:rsid w:val="008D0ABB"/>
    <w:rsid w:val="008D1912"/>
    <w:rsid w:val="008D28B9"/>
    <w:rsid w:val="008D2CD0"/>
    <w:rsid w:val="008D2F87"/>
    <w:rsid w:val="008D2FF9"/>
    <w:rsid w:val="008D46B1"/>
    <w:rsid w:val="008D4928"/>
    <w:rsid w:val="008D4B94"/>
    <w:rsid w:val="008D4D6A"/>
    <w:rsid w:val="008D5773"/>
    <w:rsid w:val="008D647D"/>
    <w:rsid w:val="008D6B0F"/>
    <w:rsid w:val="008D7282"/>
    <w:rsid w:val="008D7956"/>
    <w:rsid w:val="008E09E2"/>
    <w:rsid w:val="008E23BB"/>
    <w:rsid w:val="008E2CEF"/>
    <w:rsid w:val="008E3ED6"/>
    <w:rsid w:val="008E4BE2"/>
    <w:rsid w:val="008E5730"/>
    <w:rsid w:val="008E5917"/>
    <w:rsid w:val="008E673E"/>
    <w:rsid w:val="008E6D25"/>
    <w:rsid w:val="008E6D86"/>
    <w:rsid w:val="008E6E1D"/>
    <w:rsid w:val="008E72A5"/>
    <w:rsid w:val="008F0776"/>
    <w:rsid w:val="008F0900"/>
    <w:rsid w:val="008F0AD6"/>
    <w:rsid w:val="008F13E7"/>
    <w:rsid w:val="008F154E"/>
    <w:rsid w:val="008F191D"/>
    <w:rsid w:val="008F26A0"/>
    <w:rsid w:val="008F2794"/>
    <w:rsid w:val="008F2C33"/>
    <w:rsid w:val="008F3A68"/>
    <w:rsid w:val="008F4B2A"/>
    <w:rsid w:val="008F4D51"/>
    <w:rsid w:val="008F5751"/>
    <w:rsid w:val="008F5F7F"/>
    <w:rsid w:val="008F5FF7"/>
    <w:rsid w:val="008F65D0"/>
    <w:rsid w:val="0090103D"/>
    <w:rsid w:val="00901369"/>
    <w:rsid w:val="00903451"/>
    <w:rsid w:val="0090359E"/>
    <w:rsid w:val="00904CBA"/>
    <w:rsid w:val="00905C20"/>
    <w:rsid w:val="00906206"/>
    <w:rsid w:val="0090680C"/>
    <w:rsid w:val="009071F3"/>
    <w:rsid w:val="00907CA8"/>
    <w:rsid w:val="009105CE"/>
    <w:rsid w:val="009115C7"/>
    <w:rsid w:val="00911C41"/>
    <w:rsid w:val="00911CE4"/>
    <w:rsid w:val="0091231B"/>
    <w:rsid w:val="009124E1"/>
    <w:rsid w:val="0091296D"/>
    <w:rsid w:val="00912A98"/>
    <w:rsid w:val="00912BF9"/>
    <w:rsid w:val="00914DD4"/>
    <w:rsid w:val="00914F04"/>
    <w:rsid w:val="00915D3E"/>
    <w:rsid w:val="009161FD"/>
    <w:rsid w:val="00916425"/>
    <w:rsid w:val="00916AD0"/>
    <w:rsid w:val="00920832"/>
    <w:rsid w:val="00921043"/>
    <w:rsid w:val="00921ACF"/>
    <w:rsid w:val="00922A18"/>
    <w:rsid w:val="00923A2E"/>
    <w:rsid w:val="00923E5F"/>
    <w:rsid w:val="0092571A"/>
    <w:rsid w:val="00925C86"/>
    <w:rsid w:val="00926258"/>
    <w:rsid w:val="00926D6C"/>
    <w:rsid w:val="00926F2D"/>
    <w:rsid w:val="00927328"/>
    <w:rsid w:val="0093060F"/>
    <w:rsid w:val="009310BE"/>
    <w:rsid w:val="0093140E"/>
    <w:rsid w:val="0093180F"/>
    <w:rsid w:val="00932137"/>
    <w:rsid w:val="00933303"/>
    <w:rsid w:val="00933C84"/>
    <w:rsid w:val="00933E13"/>
    <w:rsid w:val="00934142"/>
    <w:rsid w:val="0093452F"/>
    <w:rsid w:val="009345AA"/>
    <w:rsid w:val="00935547"/>
    <w:rsid w:val="00935F6B"/>
    <w:rsid w:val="00935FCE"/>
    <w:rsid w:val="009368FD"/>
    <w:rsid w:val="00937590"/>
    <w:rsid w:val="009378CC"/>
    <w:rsid w:val="00937F7B"/>
    <w:rsid w:val="009414A4"/>
    <w:rsid w:val="0094182B"/>
    <w:rsid w:val="00941C99"/>
    <w:rsid w:val="009427DD"/>
    <w:rsid w:val="00942BA4"/>
    <w:rsid w:val="0094356D"/>
    <w:rsid w:val="0094445F"/>
    <w:rsid w:val="00944820"/>
    <w:rsid w:val="00945CDB"/>
    <w:rsid w:val="0094619A"/>
    <w:rsid w:val="00946B51"/>
    <w:rsid w:val="00946E09"/>
    <w:rsid w:val="00947F7F"/>
    <w:rsid w:val="009500BA"/>
    <w:rsid w:val="009501EA"/>
    <w:rsid w:val="00950279"/>
    <w:rsid w:val="009504D3"/>
    <w:rsid w:val="0095165A"/>
    <w:rsid w:val="009516EF"/>
    <w:rsid w:val="00951A6C"/>
    <w:rsid w:val="00951EE2"/>
    <w:rsid w:val="009529CE"/>
    <w:rsid w:val="00953AFC"/>
    <w:rsid w:val="00954B4D"/>
    <w:rsid w:val="00954BE5"/>
    <w:rsid w:val="00955131"/>
    <w:rsid w:val="009551F0"/>
    <w:rsid w:val="00956D35"/>
    <w:rsid w:val="00956DCA"/>
    <w:rsid w:val="00960920"/>
    <w:rsid w:val="00960C43"/>
    <w:rsid w:val="00960FD1"/>
    <w:rsid w:val="00962084"/>
    <w:rsid w:val="00962456"/>
    <w:rsid w:val="00963054"/>
    <w:rsid w:val="0096356E"/>
    <w:rsid w:val="0096390B"/>
    <w:rsid w:val="00964443"/>
    <w:rsid w:val="00964630"/>
    <w:rsid w:val="00964A7F"/>
    <w:rsid w:val="00964D48"/>
    <w:rsid w:val="009650C1"/>
    <w:rsid w:val="00965FC1"/>
    <w:rsid w:val="00966316"/>
    <w:rsid w:val="009674CD"/>
    <w:rsid w:val="00970A08"/>
    <w:rsid w:val="00970D79"/>
    <w:rsid w:val="00970EF5"/>
    <w:rsid w:val="00972D18"/>
    <w:rsid w:val="00973E94"/>
    <w:rsid w:val="00974227"/>
    <w:rsid w:val="009746CC"/>
    <w:rsid w:val="00974EAD"/>
    <w:rsid w:val="00975AC7"/>
    <w:rsid w:val="009761AA"/>
    <w:rsid w:val="009762B0"/>
    <w:rsid w:val="0097646C"/>
    <w:rsid w:val="00976B0F"/>
    <w:rsid w:val="00976DB8"/>
    <w:rsid w:val="00976FB6"/>
    <w:rsid w:val="0098055E"/>
    <w:rsid w:val="00980973"/>
    <w:rsid w:val="00981161"/>
    <w:rsid w:val="009826D3"/>
    <w:rsid w:val="00982CA6"/>
    <w:rsid w:val="00983482"/>
    <w:rsid w:val="009837C8"/>
    <w:rsid w:val="00984957"/>
    <w:rsid w:val="00985DB8"/>
    <w:rsid w:val="0098726E"/>
    <w:rsid w:val="00987DA9"/>
    <w:rsid w:val="00991062"/>
    <w:rsid w:val="009918FA"/>
    <w:rsid w:val="00991C73"/>
    <w:rsid w:val="0099319A"/>
    <w:rsid w:val="00993E69"/>
    <w:rsid w:val="00994358"/>
    <w:rsid w:val="00996845"/>
    <w:rsid w:val="00996B66"/>
    <w:rsid w:val="00997698"/>
    <w:rsid w:val="00997C4E"/>
    <w:rsid w:val="009A013D"/>
    <w:rsid w:val="009A0487"/>
    <w:rsid w:val="009A0F81"/>
    <w:rsid w:val="009A179E"/>
    <w:rsid w:val="009A19CB"/>
    <w:rsid w:val="009A19E5"/>
    <w:rsid w:val="009A1B4E"/>
    <w:rsid w:val="009A2062"/>
    <w:rsid w:val="009A20F6"/>
    <w:rsid w:val="009A27D8"/>
    <w:rsid w:val="009A2D5B"/>
    <w:rsid w:val="009A416F"/>
    <w:rsid w:val="009A5C0A"/>
    <w:rsid w:val="009A69C4"/>
    <w:rsid w:val="009A6BEA"/>
    <w:rsid w:val="009A6C75"/>
    <w:rsid w:val="009A7716"/>
    <w:rsid w:val="009A7C68"/>
    <w:rsid w:val="009B14E3"/>
    <w:rsid w:val="009B18F7"/>
    <w:rsid w:val="009B2C03"/>
    <w:rsid w:val="009B2DDC"/>
    <w:rsid w:val="009B2E68"/>
    <w:rsid w:val="009B49B4"/>
    <w:rsid w:val="009B6173"/>
    <w:rsid w:val="009B6B0D"/>
    <w:rsid w:val="009B6B92"/>
    <w:rsid w:val="009B7204"/>
    <w:rsid w:val="009B7FE7"/>
    <w:rsid w:val="009C0B6A"/>
    <w:rsid w:val="009C0FDA"/>
    <w:rsid w:val="009C1C44"/>
    <w:rsid w:val="009C1CE6"/>
    <w:rsid w:val="009C398D"/>
    <w:rsid w:val="009C4769"/>
    <w:rsid w:val="009C5569"/>
    <w:rsid w:val="009C655D"/>
    <w:rsid w:val="009C720B"/>
    <w:rsid w:val="009D025A"/>
    <w:rsid w:val="009D052A"/>
    <w:rsid w:val="009D05D1"/>
    <w:rsid w:val="009D0996"/>
    <w:rsid w:val="009D12B6"/>
    <w:rsid w:val="009D147F"/>
    <w:rsid w:val="009D180E"/>
    <w:rsid w:val="009D1FB7"/>
    <w:rsid w:val="009D21B2"/>
    <w:rsid w:val="009D2786"/>
    <w:rsid w:val="009D280B"/>
    <w:rsid w:val="009D3487"/>
    <w:rsid w:val="009D40A8"/>
    <w:rsid w:val="009D4351"/>
    <w:rsid w:val="009D458E"/>
    <w:rsid w:val="009D474C"/>
    <w:rsid w:val="009D4A46"/>
    <w:rsid w:val="009D5A8F"/>
    <w:rsid w:val="009D5AAE"/>
    <w:rsid w:val="009D5DB0"/>
    <w:rsid w:val="009D676B"/>
    <w:rsid w:val="009D67DC"/>
    <w:rsid w:val="009D6C75"/>
    <w:rsid w:val="009E108F"/>
    <w:rsid w:val="009E130F"/>
    <w:rsid w:val="009E1588"/>
    <w:rsid w:val="009E19C7"/>
    <w:rsid w:val="009E290C"/>
    <w:rsid w:val="009E2B22"/>
    <w:rsid w:val="009E3190"/>
    <w:rsid w:val="009E4068"/>
    <w:rsid w:val="009E4433"/>
    <w:rsid w:val="009E4485"/>
    <w:rsid w:val="009E5528"/>
    <w:rsid w:val="009E5577"/>
    <w:rsid w:val="009E5A47"/>
    <w:rsid w:val="009E5E99"/>
    <w:rsid w:val="009E68C4"/>
    <w:rsid w:val="009E6C52"/>
    <w:rsid w:val="009E6ECE"/>
    <w:rsid w:val="009E732A"/>
    <w:rsid w:val="009E78BA"/>
    <w:rsid w:val="009E7E29"/>
    <w:rsid w:val="009F0C51"/>
    <w:rsid w:val="009F1857"/>
    <w:rsid w:val="009F1FDA"/>
    <w:rsid w:val="009F22B0"/>
    <w:rsid w:val="009F2A6F"/>
    <w:rsid w:val="009F2F43"/>
    <w:rsid w:val="009F3658"/>
    <w:rsid w:val="009F37F5"/>
    <w:rsid w:val="009F41E0"/>
    <w:rsid w:val="009F4230"/>
    <w:rsid w:val="009F4349"/>
    <w:rsid w:val="009F4ECF"/>
    <w:rsid w:val="009F545A"/>
    <w:rsid w:val="009F5633"/>
    <w:rsid w:val="009F6642"/>
    <w:rsid w:val="009F6F6C"/>
    <w:rsid w:val="009F7963"/>
    <w:rsid w:val="009F7AAB"/>
    <w:rsid w:val="009F7D5F"/>
    <w:rsid w:val="009F7ED6"/>
    <w:rsid w:val="00A008E9"/>
    <w:rsid w:val="00A00E92"/>
    <w:rsid w:val="00A02149"/>
    <w:rsid w:val="00A024A8"/>
    <w:rsid w:val="00A0323C"/>
    <w:rsid w:val="00A0492C"/>
    <w:rsid w:val="00A0509B"/>
    <w:rsid w:val="00A050F7"/>
    <w:rsid w:val="00A0528C"/>
    <w:rsid w:val="00A05710"/>
    <w:rsid w:val="00A07202"/>
    <w:rsid w:val="00A072F9"/>
    <w:rsid w:val="00A106A4"/>
    <w:rsid w:val="00A109A0"/>
    <w:rsid w:val="00A119D1"/>
    <w:rsid w:val="00A11A14"/>
    <w:rsid w:val="00A11C44"/>
    <w:rsid w:val="00A12131"/>
    <w:rsid w:val="00A12449"/>
    <w:rsid w:val="00A1375C"/>
    <w:rsid w:val="00A141BF"/>
    <w:rsid w:val="00A14B0D"/>
    <w:rsid w:val="00A15215"/>
    <w:rsid w:val="00A16FDC"/>
    <w:rsid w:val="00A1759B"/>
    <w:rsid w:val="00A177AC"/>
    <w:rsid w:val="00A20612"/>
    <w:rsid w:val="00A20A52"/>
    <w:rsid w:val="00A20C88"/>
    <w:rsid w:val="00A21A11"/>
    <w:rsid w:val="00A21B0F"/>
    <w:rsid w:val="00A23842"/>
    <w:rsid w:val="00A2461D"/>
    <w:rsid w:val="00A250D0"/>
    <w:rsid w:val="00A2559B"/>
    <w:rsid w:val="00A25DD0"/>
    <w:rsid w:val="00A2676A"/>
    <w:rsid w:val="00A26C2A"/>
    <w:rsid w:val="00A27EC7"/>
    <w:rsid w:val="00A309B4"/>
    <w:rsid w:val="00A3116B"/>
    <w:rsid w:val="00A3143C"/>
    <w:rsid w:val="00A31967"/>
    <w:rsid w:val="00A327C6"/>
    <w:rsid w:val="00A33B46"/>
    <w:rsid w:val="00A34347"/>
    <w:rsid w:val="00A343EB"/>
    <w:rsid w:val="00A37971"/>
    <w:rsid w:val="00A37DFA"/>
    <w:rsid w:val="00A40CF8"/>
    <w:rsid w:val="00A41C2B"/>
    <w:rsid w:val="00A41C99"/>
    <w:rsid w:val="00A4262C"/>
    <w:rsid w:val="00A4305F"/>
    <w:rsid w:val="00A44432"/>
    <w:rsid w:val="00A45771"/>
    <w:rsid w:val="00A45969"/>
    <w:rsid w:val="00A45C05"/>
    <w:rsid w:val="00A46537"/>
    <w:rsid w:val="00A465CA"/>
    <w:rsid w:val="00A5157B"/>
    <w:rsid w:val="00A5195F"/>
    <w:rsid w:val="00A51ECB"/>
    <w:rsid w:val="00A5270C"/>
    <w:rsid w:val="00A52A7A"/>
    <w:rsid w:val="00A530C4"/>
    <w:rsid w:val="00A53B71"/>
    <w:rsid w:val="00A57552"/>
    <w:rsid w:val="00A577CE"/>
    <w:rsid w:val="00A579EC"/>
    <w:rsid w:val="00A60FA9"/>
    <w:rsid w:val="00A616A7"/>
    <w:rsid w:val="00A61B16"/>
    <w:rsid w:val="00A61BF3"/>
    <w:rsid w:val="00A62389"/>
    <w:rsid w:val="00A63D6B"/>
    <w:rsid w:val="00A63E51"/>
    <w:rsid w:val="00A63F71"/>
    <w:rsid w:val="00A645ED"/>
    <w:rsid w:val="00A64970"/>
    <w:rsid w:val="00A66F0D"/>
    <w:rsid w:val="00A70E0C"/>
    <w:rsid w:val="00A70E1A"/>
    <w:rsid w:val="00A71164"/>
    <w:rsid w:val="00A71754"/>
    <w:rsid w:val="00A71ABE"/>
    <w:rsid w:val="00A71CD9"/>
    <w:rsid w:val="00A71D0F"/>
    <w:rsid w:val="00A72300"/>
    <w:rsid w:val="00A734E6"/>
    <w:rsid w:val="00A73B54"/>
    <w:rsid w:val="00A73BE6"/>
    <w:rsid w:val="00A741FF"/>
    <w:rsid w:val="00A7424C"/>
    <w:rsid w:val="00A7461B"/>
    <w:rsid w:val="00A7547E"/>
    <w:rsid w:val="00A76113"/>
    <w:rsid w:val="00A77501"/>
    <w:rsid w:val="00A776EB"/>
    <w:rsid w:val="00A77EDC"/>
    <w:rsid w:val="00A81AA4"/>
    <w:rsid w:val="00A81BC9"/>
    <w:rsid w:val="00A81CA9"/>
    <w:rsid w:val="00A82048"/>
    <w:rsid w:val="00A82620"/>
    <w:rsid w:val="00A8288B"/>
    <w:rsid w:val="00A8337E"/>
    <w:rsid w:val="00A83512"/>
    <w:rsid w:val="00A83572"/>
    <w:rsid w:val="00A83AB3"/>
    <w:rsid w:val="00A8455A"/>
    <w:rsid w:val="00A84857"/>
    <w:rsid w:val="00A85AC9"/>
    <w:rsid w:val="00A8767B"/>
    <w:rsid w:val="00A907B4"/>
    <w:rsid w:val="00A9098F"/>
    <w:rsid w:val="00A90A64"/>
    <w:rsid w:val="00A90AB7"/>
    <w:rsid w:val="00A90CF8"/>
    <w:rsid w:val="00A918E4"/>
    <w:rsid w:val="00A92103"/>
    <w:rsid w:val="00A92382"/>
    <w:rsid w:val="00A92552"/>
    <w:rsid w:val="00A92AEF"/>
    <w:rsid w:val="00A935A9"/>
    <w:rsid w:val="00A93969"/>
    <w:rsid w:val="00A93C98"/>
    <w:rsid w:val="00A9466A"/>
    <w:rsid w:val="00A94E11"/>
    <w:rsid w:val="00A96640"/>
    <w:rsid w:val="00A9681B"/>
    <w:rsid w:val="00A96F3F"/>
    <w:rsid w:val="00A9712F"/>
    <w:rsid w:val="00A978CE"/>
    <w:rsid w:val="00AA15EA"/>
    <w:rsid w:val="00AA1633"/>
    <w:rsid w:val="00AA1E25"/>
    <w:rsid w:val="00AA211A"/>
    <w:rsid w:val="00AA37C8"/>
    <w:rsid w:val="00AA57A2"/>
    <w:rsid w:val="00AA5D73"/>
    <w:rsid w:val="00AA667D"/>
    <w:rsid w:val="00AA67A6"/>
    <w:rsid w:val="00AA6AA0"/>
    <w:rsid w:val="00AA791C"/>
    <w:rsid w:val="00AA79BA"/>
    <w:rsid w:val="00AA7A9F"/>
    <w:rsid w:val="00AA7EFD"/>
    <w:rsid w:val="00AB07D3"/>
    <w:rsid w:val="00AB185C"/>
    <w:rsid w:val="00AB2618"/>
    <w:rsid w:val="00AB26A2"/>
    <w:rsid w:val="00AB4942"/>
    <w:rsid w:val="00AB4F7E"/>
    <w:rsid w:val="00AB509D"/>
    <w:rsid w:val="00AB662E"/>
    <w:rsid w:val="00AB6A52"/>
    <w:rsid w:val="00AC0413"/>
    <w:rsid w:val="00AC0FF3"/>
    <w:rsid w:val="00AC1602"/>
    <w:rsid w:val="00AC163C"/>
    <w:rsid w:val="00AC176A"/>
    <w:rsid w:val="00AC2DC3"/>
    <w:rsid w:val="00AC2F4B"/>
    <w:rsid w:val="00AC3822"/>
    <w:rsid w:val="00AC4257"/>
    <w:rsid w:val="00AC6A6F"/>
    <w:rsid w:val="00AC706E"/>
    <w:rsid w:val="00AC7D33"/>
    <w:rsid w:val="00AD16C4"/>
    <w:rsid w:val="00AD1C2A"/>
    <w:rsid w:val="00AD1E81"/>
    <w:rsid w:val="00AD25CB"/>
    <w:rsid w:val="00AD31AE"/>
    <w:rsid w:val="00AD3833"/>
    <w:rsid w:val="00AD3839"/>
    <w:rsid w:val="00AD406B"/>
    <w:rsid w:val="00AD48B2"/>
    <w:rsid w:val="00AD5283"/>
    <w:rsid w:val="00AD5539"/>
    <w:rsid w:val="00AD5633"/>
    <w:rsid w:val="00AD6310"/>
    <w:rsid w:val="00AD7FDC"/>
    <w:rsid w:val="00AE10CE"/>
    <w:rsid w:val="00AE1A7B"/>
    <w:rsid w:val="00AE2F22"/>
    <w:rsid w:val="00AE2F33"/>
    <w:rsid w:val="00AE33A4"/>
    <w:rsid w:val="00AE3E68"/>
    <w:rsid w:val="00AE46CA"/>
    <w:rsid w:val="00AE4EF7"/>
    <w:rsid w:val="00AE59EE"/>
    <w:rsid w:val="00AE5F23"/>
    <w:rsid w:val="00AE60B1"/>
    <w:rsid w:val="00AE688D"/>
    <w:rsid w:val="00AE7340"/>
    <w:rsid w:val="00AF0096"/>
    <w:rsid w:val="00AF0988"/>
    <w:rsid w:val="00AF0994"/>
    <w:rsid w:val="00AF1612"/>
    <w:rsid w:val="00AF28E1"/>
    <w:rsid w:val="00AF2C92"/>
    <w:rsid w:val="00AF2D6F"/>
    <w:rsid w:val="00AF31CA"/>
    <w:rsid w:val="00AF4BEF"/>
    <w:rsid w:val="00AF680E"/>
    <w:rsid w:val="00AF6C2B"/>
    <w:rsid w:val="00AF75BD"/>
    <w:rsid w:val="00AF7E4D"/>
    <w:rsid w:val="00AF7F08"/>
    <w:rsid w:val="00B004E8"/>
    <w:rsid w:val="00B01686"/>
    <w:rsid w:val="00B0231A"/>
    <w:rsid w:val="00B0343A"/>
    <w:rsid w:val="00B048EF"/>
    <w:rsid w:val="00B05402"/>
    <w:rsid w:val="00B062E6"/>
    <w:rsid w:val="00B066E5"/>
    <w:rsid w:val="00B07832"/>
    <w:rsid w:val="00B07A0C"/>
    <w:rsid w:val="00B07AA9"/>
    <w:rsid w:val="00B10B99"/>
    <w:rsid w:val="00B10BBB"/>
    <w:rsid w:val="00B118AA"/>
    <w:rsid w:val="00B12071"/>
    <w:rsid w:val="00B12F1F"/>
    <w:rsid w:val="00B134F6"/>
    <w:rsid w:val="00B13B32"/>
    <w:rsid w:val="00B13FD3"/>
    <w:rsid w:val="00B15044"/>
    <w:rsid w:val="00B15908"/>
    <w:rsid w:val="00B16074"/>
    <w:rsid w:val="00B16924"/>
    <w:rsid w:val="00B16CE1"/>
    <w:rsid w:val="00B16FA2"/>
    <w:rsid w:val="00B17D55"/>
    <w:rsid w:val="00B20A2B"/>
    <w:rsid w:val="00B211F5"/>
    <w:rsid w:val="00B232BC"/>
    <w:rsid w:val="00B2346D"/>
    <w:rsid w:val="00B2415F"/>
    <w:rsid w:val="00B24777"/>
    <w:rsid w:val="00B24956"/>
    <w:rsid w:val="00B25DBB"/>
    <w:rsid w:val="00B260B5"/>
    <w:rsid w:val="00B26238"/>
    <w:rsid w:val="00B2639F"/>
    <w:rsid w:val="00B269C7"/>
    <w:rsid w:val="00B27C1E"/>
    <w:rsid w:val="00B30C5C"/>
    <w:rsid w:val="00B311D8"/>
    <w:rsid w:val="00B31ED4"/>
    <w:rsid w:val="00B31F2E"/>
    <w:rsid w:val="00B32207"/>
    <w:rsid w:val="00B32ACB"/>
    <w:rsid w:val="00B32D37"/>
    <w:rsid w:val="00B33240"/>
    <w:rsid w:val="00B34787"/>
    <w:rsid w:val="00B34B37"/>
    <w:rsid w:val="00B34C90"/>
    <w:rsid w:val="00B36278"/>
    <w:rsid w:val="00B373B6"/>
    <w:rsid w:val="00B374A9"/>
    <w:rsid w:val="00B37525"/>
    <w:rsid w:val="00B3759A"/>
    <w:rsid w:val="00B37C0F"/>
    <w:rsid w:val="00B40430"/>
    <w:rsid w:val="00B40BDE"/>
    <w:rsid w:val="00B40C2B"/>
    <w:rsid w:val="00B40D65"/>
    <w:rsid w:val="00B40F80"/>
    <w:rsid w:val="00B41062"/>
    <w:rsid w:val="00B41673"/>
    <w:rsid w:val="00B4263A"/>
    <w:rsid w:val="00B45980"/>
    <w:rsid w:val="00B45988"/>
    <w:rsid w:val="00B4612E"/>
    <w:rsid w:val="00B466FF"/>
    <w:rsid w:val="00B46DD1"/>
    <w:rsid w:val="00B470EE"/>
    <w:rsid w:val="00B47571"/>
    <w:rsid w:val="00B50606"/>
    <w:rsid w:val="00B5075D"/>
    <w:rsid w:val="00B50EA4"/>
    <w:rsid w:val="00B5164F"/>
    <w:rsid w:val="00B51702"/>
    <w:rsid w:val="00B51D6F"/>
    <w:rsid w:val="00B52064"/>
    <w:rsid w:val="00B53522"/>
    <w:rsid w:val="00B53586"/>
    <w:rsid w:val="00B543DB"/>
    <w:rsid w:val="00B54596"/>
    <w:rsid w:val="00B555BC"/>
    <w:rsid w:val="00B56BE0"/>
    <w:rsid w:val="00B57A4D"/>
    <w:rsid w:val="00B606C6"/>
    <w:rsid w:val="00B60B04"/>
    <w:rsid w:val="00B6148D"/>
    <w:rsid w:val="00B6169F"/>
    <w:rsid w:val="00B6193A"/>
    <w:rsid w:val="00B62CDA"/>
    <w:rsid w:val="00B62E5A"/>
    <w:rsid w:val="00B6351F"/>
    <w:rsid w:val="00B63903"/>
    <w:rsid w:val="00B6437C"/>
    <w:rsid w:val="00B65145"/>
    <w:rsid w:val="00B65A32"/>
    <w:rsid w:val="00B677EF"/>
    <w:rsid w:val="00B67D56"/>
    <w:rsid w:val="00B7039D"/>
    <w:rsid w:val="00B70630"/>
    <w:rsid w:val="00B70F19"/>
    <w:rsid w:val="00B72402"/>
    <w:rsid w:val="00B72B29"/>
    <w:rsid w:val="00B737D0"/>
    <w:rsid w:val="00B738C2"/>
    <w:rsid w:val="00B73D5B"/>
    <w:rsid w:val="00B743C7"/>
    <w:rsid w:val="00B7488E"/>
    <w:rsid w:val="00B75126"/>
    <w:rsid w:val="00B75B17"/>
    <w:rsid w:val="00B7632D"/>
    <w:rsid w:val="00B7645A"/>
    <w:rsid w:val="00B76876"/>
    <w:rsid w:val="00B7696A"/>
    <w:rsid w:val="00B77504"/>
    <w:rsid w:val="00B77BCB"/>
    <w:rsid w:val="00B77EAE"/>
    <w:rsid w:val="00B804E9"/>
    <w:rsid w:val="00B822E2"/>
    <w:rsid w:val="00B822F8"/>
    <w:rsid w:val="00B84415"/>
    <w:rsid w:val="00B84B59"/>
    <w:rsid w:val="00B84FD8"/>
    <w:rsid w:val="00B85DC3"/>
    <w:rsid w:val="00B868DF"/>
    <w:rsid w:val="00B86D82"/>
    <w:rsid w:val="00B87353"/>
    <w:rsid w:val="00B875C2"/>
    <w:rsid w:val="00B8770C"/>
    <w:rsid w:val="00B87999"/>
    <w:rsid w:val="00B87B72"/>
    <w:rsid w:val="00B90419"/>
    <w:rsid w:val="00B904E1"/>
    <w:rsid w:val="00B921DB"/>
    <w:rsid w:val="00B925B6"/>
    <w:rsid w:val="00B9336A"/>
    <w:rsid w:val="00B937E3"/>
    <w:rsid w:val="00B94111"/>
    <w:rsid w:val="00B9428A"/>
    <w:rsid w:val="00B94E87"/>
    <w:rsid w:val="00B956ED"/>
    <w:rsid w:val="00B95C12"/>
    <w:rsid w:val="00B96CDA"/>
    <w:rsid w:val="00B97223"/>
    <w:rsid w:val="00B975BD"/>
    <w:rsid w:val="00B97AD2"/>
    <w:rsid w:val="00B97DCC"/>
    <w:rsid w:val="00BA0069"/>
    <w:rsid w:val="00BA166C"/>
    <w:rsid w:val="00BA1F98"/>
    <w:rsid w:val="00BA1FD2"/>
    <w:rsid w:val="00BA2878"/>
    <w:rsid w:val="00BA361D"/>
    <w:rsid w:val="00BA46F4"/>
    <w:rsid w:val="00BA49CD"/>
    <w:rsid w:val="00BA5AF5"/>
    <w:rsid w:val="00BA5DBE"/>
    <w:rsid w:val="00BA5F87"/>
    <w:rsid w:val="00BA70DC"/>
    <w:rsid w:val="00BA7BDD"/>
    <w:rsid w:val="00BB0B5F"/>
    <w:rsid w:val="00BB134E"/>
    <w:rsid w:val="00BB162C"/>
    <w:rsid w:val="00BB16DA"/>
    <w:rsid w:val="00BB2D8E"/>
    <w:rsid w:val="00BB329E"/>
    <w:rsid w:val="00BB34ED"/>
    <w:rsid w:val="00BB3ABA"/>
    <w:rsid w:val="00BB456A"/>
    <w:rsid w:val="00BB5DCA"/>
    <w:rsid w:val="00BB6272"/>
    <w:rsid w:val="00BB7721"/>
    <w:rsid w:val="00BB7B42"/>
    <w:rsid w:val="00BC14FB"/>
    <w:rsid w:val="00BC1CEB"/>
    <w:rsid w:val="00BC2998"/>
    <w:rsid w:val="00BC45E5"/>
    <w:rsid w:val="00BC4AA5"/>
    <w:rsid w:val="00BC4EE7"/>
    <w:rsid w:val="00BC4F09"/>
    <w:rsid w:val="00BC644F"/>
    <w:rsid w:val="00BC7F1A"/>
    <w:rsid w:val="00BD05A9"/>
    <w:rsid w:val="00BD0961"/>
    <w:rsid w:val="00BD155F"/>
    <w:rsid w:val="00BD1C5A"/>
    <w:rsid w:val="00BD1D1D"/>
    <w:rsid w:val="00BD235A"/>
    <w:rsid w:val="00BD4592"/>
    <w:rsid w:val="00BD4B7E"/>
    <w:rsid w:val="00BD520B"/>
    <w:rsid w:val="00BD5D5D"/>
    <w:rsid w:val="00BD6693"/>
    <w:rsid w:val="00BD67FE"/>
    <w:rsid w:val="00BD6EB9"/>
    <w:rsid w:val="00BD6ECF"/>
    <w:rsid w:val="00BD7C72"/>
    <w:rsid w:val="00BE0255"/>
    <w:rsid w:val="00BE110A"/>
    <w:rsid w:val="00BE1D40"/>
    <w:rsid w:val="00BE1D56"/>
    <w:rsid w:val="00BE1E08"/>
    <w:rsid w:val="00BE2256"/>
    <w:rsid w:val="00BE2EBE"/>
    <w:rsid w:val="00BE362D"/>
    <w:rsid w:val="00BE3DB5"/>
    <w:rsid w:val="00BE4A1F"/>
    <w:rsid w:val="00BE55FF"/>
    <w:rsid w:val="00BE568D"/>
    <w:rsid w:val="00BE5BFD"/>
    <w:rsid w:val="00BE6292"/>
    <w:rsid w:val="00BE79BC"/>
    <w:rsid w:val="00BF02EC"/>
    <w:rsid w:val="00BF05A9"/>
    <w:rsid w:val="00BF0C68"/>
    <w:rsid w:val="00BF1D82"/>
    <w:rsid w:val="00BF240D"/>
    <w:rsid w:val="00BF3278"/>
    <w:rsid w:val="00BF5109"/>
    <w:rsid w:val="00BF5265"/>
    <w:rsid w:val="00C00411"/>
    <w:rsid w:val="00C00A38"/>
    <w:rsid w:val="00C01303"/>
    <w:rsid w:val="00C0256A"/>
    <w:rsid w:val="00C04129"/>
    <w:rsid w:val="00C04338"/>
    <w:rsid w:val="00C04636"/>
    <w:rsid w:val="00C04802"/>
    <w:rsid w:val="00C04D17"/>
    <w:rsid w:val="00C051D2"/>
    <w:rsid w:val="00C05588"/>
    <w:rsid w:val="00C05B84"/>
    <w:rsid w:val="00C05EFE"/>
    <w:rsid w:val="00C06102"/>
    <w:rsid w:val="00C06539"/>
    <w:rsid w:val="00C067F0"/>
    <w:rsid w:val="00C06F01"/>
    <w:rsid w:val="00C074CB"/>
    <w:rsid w:val="00C076F7"/>
    <w:rsid w:val="00C101D1"/>
    <w:rsid w:val="00C102FA"/>
    <w:rsid w:val="00C10D1B"/>
    <w:rsid w:val="00C1111B"/>
    <w:rsid w:val="00C1152B"/>
    <w:rsid w:val="00C11D8B"/>
    <w:rsid w:val="00C12965"/>
    <w:rsid w:val="00C12E91"/>
    <w:rsid w:val="00C1599B"/>
    <w:rsid w:val="00C16A59"/>
    <w:rsid w:val="00C203D8"/>
    <w:rsid w:val="00C21170"/>
    <w:rsid w:val="00C21FE3"/>
    <w:rsid w:val="00C2247D"/>
    <w:rsid w:val="00C22C50"/>
    <w:rsid w:val="00C22F32"/>
    <w:rsid w:val="00C23873"/>
    <w:rsid w:val="00C23B05"/>
    <w:rsid w:val="00C23C77"/>
    <w:rsid w:val="00C242F6"/>
    <w:rsid w:val="00C24694"/>
    <w:rsid w:val="00C24B38"/>
    <w:rsid w:val="00C25459"/>
    <w:rsid w:val="00C258BC"/>
    <w:rsid w:val="00C258E3"/>
    <w:rsid w:val="00C25902"/>
    <w:rsid w:val="00C25A17"/>
    <w:rsid w:val="00C25B09"/>
    <w:rsid w:val="00C2681C"/>
    <w:rsid w:val="00C268AF"/>
    <w:rsid w:val="00C27A21"/>
    <w:rsid w:val="00C27AF7"/>
    <w:rsid w:val="00C27FA3"/>
    <w:rsid w:val="00C3017F"/>
    <w:rsid w:val="00C303A7"/>
    <w:rsid w:val="00C30C5A"/>
    <w:rsid w:val="00C31172"/>
    <w:rsid w:val="00C3174B"/>
    <w:rsid w:val="00C323FD"/>
    <w:rsid w:val="00C3270D"/>
    <w:rsid w:val="00C3277A"/>
    <w:rsid w:val="00C33926"/>
    <w:rsid w:val="00C33B35"/>
    <w:rsid w:val="00C34060"/>
    <w:rsid w:val="00C3424F"/>
    <w:rsid w:val="00C3497F"/>
    <w:rsid w:val="00C35557"/>
    <w:rsid w:val="00C358EC"/>
    <w:rsid w:val="00C36425"/>
    <w:rsid w:val="00C37965"/>
    <w:rsid w:val="00C40AD0"/>
    <w:rsid w:val="00C41E0C"/>
    <w:rsid w:val="00C42193"/>
    <w:rsid w:val="00C4271B"/>
    <w:rsid w:val="00C42F3D"/>
    <w:rsid w:val="00C436E6"/>
    <w:rsid w:val="00C44A95"/>
    <w:rsid w:val="00C45EA7"/>
    <w:rsid w:val="00C46431"/>
    <w:rsid w:val="00C4667D"/>
    <w:rsid w:val="00C46AB2"/>
    <w:rsid w:val="00C473A1"/>
    <w:rsid w:val="00C47DA6"/>
    <w:rsid w:val="00C507A8"/>
    <w:rsid w:val="00C51009"/>
    <w:rsid w:val="00C516A1"/>
    <w:rsid w:val="00C51F2F"/>
    <w:rsid w:val="00C5249A"/>
    <w:rsid w:val="00C53252"/>
    <w:rsid w:val="00C53965"/>
    <w:rsid w:val="00C53C01"/>
    <w:rsid w:val="00C556D3"/>
    <w:rsid w:val="00C558B2"/>
    <w:rsid w:val="00C566BD"/>
    <w:rsid w:val="00C572CF"/>
    <w:rsid w:val="00C57B21"/>
    <w:rsid w:val="00C57F19"/>
    <w:rsid w:val="00C61EC1"/>
    <w:rsid w:val="00C622C8"/>
    <w:rsid w:val="00C6247C"/>
    <w:rsid w:val="00C627AB"/>
    <w:rsid w:val="00C6302D"/>
    <w:rsid w:val="00C633D1"/>
    <w:rsid w:val="00C640A3"/>
    <w:rsid w:val="00C645D6"/>
    <w:rsid w:val="00C65303"/>
    <w:rsid w:val="00C653F9"/>
    <w:rsid w:val="00C669AF"/>
    <w:rsid w:val="00C670F1"/>
    <w:rsid w:val="00C67F49"/>
    <w:rsid w:val="00C70378"/>
    <w:rsid w:val="00C70B8D"/>
    <w:rsid w:val="00C714B9"/>
    <w:rsid w:val="00C72CD6"/>
    <w:rsid w:val="00C73727"/>
    <w:rsid w:val="00C74FA0"/>
    <w:rsid w:val="00C75163"/>
    <w:rsid w:val="00C76A5C"/>
    <w:rsid w:val="00C76CDD"/>
    <w:rsid w:val="00C76E80"/>
    <w:rsid w:val="00C8004D"/>
    <w:rsid w:val="00C80303"/>
    <w:rsid w:val="00C80944"/>
    <w:rsid w:val="00C80AF6"/>
    <w:rsid w:val="00C83523"/>
    <w:rsid w:val="00C83EAC"/>
    <w:rsid w:val="00C83F22"/>
    <w:rsid w:val="00C8461E"/>
    <w:rsid w:val="00C84F2B"/>
    <w:rsid w:val="00C85141"/>
    <w:rsid w:val="00C85207"/>
    <w:rsid w:val="00C85DF7"/>
    <w:rsid w:val="00C85FF9"/>
    <w:rsid w:val="00C860E3"/>
    <w:rsid w:val="00C8634C"/>
    <w:rsid w:val="00C86389"/>
    <w:rsid w:val="00C8687D"/>
    <w:rsid w:val="00C8768B"/>
    <w:rsid w:val="00C87DF0"/>
    <w:rsid w:val="00C90D45"/>
    <w:rsid w:val="00C918E5"/>
    <w:rsid w:val="00C927D1"/>
    <w:rsid w:val="00C9336B"/>
    <w:rsid w:val="00C935C9"/>
    <w:rsid w:val="00C93898"/>
    <w:rsid w:val="00C93C39"/>
    <w:rsid w:val="00C93E74"/>
    <w:rsid w:val="00C940D7"/>
    <w:rsid w:val="00C94EA4"/>
    <w:rsid w:val="00C9529F"/>
    <w:rsid w:val="00C95C34"/>
    <w:rsid w:val="00C96618"/>
    <w:rsid w:val="00C96BDD"/>
    <w:rsid w:val="00C96E65"/>
    <w:rsid w:val="00C96FE0"/>
    <w:rsid w:val="00C97133"/>
    <w:rsid w:val="00C974DD"/>
    <w:rsid w:val="00C97579"/>
    <w:rsid w:val="00C97C89"/>
    <w:rsid w:val="00CA0251"/>
    <w:rsid w:val="00CA16EF"/>
    <w:rsid w:val="00CA1834"/>
    <w:rsid w:val="00CA267E"/>
    <w:rsid w:val="00CA2D6E"/>
    <w:rsid w:val="00CA3E6B"/>
    <w:rsid w:val="00CA4AEB"/>
    <w:rsid w:val="00CA4BB1"/>
    <w:rsid w:val="00CA5450"/>
    <w:rsid w:val="00CA588C"/>
    <w:rsid w:val="00CA703E"/>
    <w:rsid w:val="00CA7777"/>
    <w:rsid w:val="00CA79E1"/>
    <w:rsid w:val="00CB0AEF"/>
    <w:rsid w:val="00CB1855"/>
    <w:rsid w:val="00CB1BB0"/>
    <w:rsid w:val="00CB1D82"/>
    <w:rsid w:val="00CB1EEF"/>
    <w:rsid w:val="00CB2344"/>
    <w:rsid w:val="00CB3219"/>
    <w:rsid w:val="00CB4E72"/>
    <w:rsid w:val="00CB6308"/>
    <w:rsid w:val="00CB6B8D"/>
    <w:rsid w:val="00CC003D"/>
    <w:rsid w:val="00CC054D"/>
    <w:rsid w:val="00CC0B93"/>
    <w:rsid w:val="00CC10A3"/>
    <w:rsid w:val="00CC2786"/>
    <w:rsid w:val="00CC3AA5"/>
    <w:rsid w:val="00CC49B0"/>
    <w:rsid w:val="00CC53D4"/>
    <w:rsid w:val="00CC5655"/>
    <w:rsid w:val="00CC5AF3"/>
    <w:rsid w:val="00CC6EDE"/>
    <w:rsid w:val="00CC7F6A"/>
    <w:rsid w:val="00CD0E2B"/>
    <w:rsid w:val="00CD1537"/>
    <w:rsid w:val="00CD1907"/>
    <w:rsid w:val="00CD1FC8"/>
    <w:rsid w:val="00CD21F8"/>
    <w:rsid w:val="00CD2F02"/>
    <w:rsid w:val="00CD31E6"/>
    <w:rsid w:val="00CD38C7"/>
    <w:rsid w:val="00CD46E4"/>
    <w:rsid w:val="00CD4BDF"/>
    <w:rsid w:val="00CD4E1F"/>
    <w:rsid w:val="00CD58B0"/>
    <w:rsid w:val="00CD59F9"/>
    <w:rsid w:val="00CD5FDE"/>
    <w:rsid w:val="00CD6733"/>
    <w:rsid w:val="00CD6955"/>
    <w:rsid w:val="00CD6BDB"/>
    <w:rsid w:val="00CD712D"/>
    <w:rsid w:val="00CE3E64"/>
    <w:rsid w:val="00CE3E99"/>
    <w:rsid w:val="00CE4C20"/>
    <w:rsid w:val="00CE4C2C"/>
    <w:rsid w:val="00CE5206"/>
    <w:rsid w:val="00CE546F"/>
    <w:rsid w:val="00CE5BDB"/>
    <w:rsid w:val="00CE5D31"/>
    <w:rsid w:val="00CE684E"/>
    <w:rsid w:val="00CE77A2"/>
    <w:rsid w:val="00CE7E73"/>
    <w:rsid w:val="00CF0193"/>
    <w:rsid w:val="00CF0A48"/>
    <w:rsid w:val="00CF0AF5"/>
    <w:rsid w:val="00CF269D"/>
    <w:rsid w:val="00CF2829"/>
    <w:rsid w:val="00CF3DEF"/>
    <w:rsid w:val="00CF4386"/>
    <w:rsid w:val="00CF43FD"/>
    <w:rsid w:val="00CF5C34"/>
    <w:rsid w:val="00CF79E5"/>
    <w:rsid w:val="00D02B75"/>
    <w:rsid w:val="00D03326"/>
    <w:rsid w:val="00D0399A"/>
    <w:rsid w:val="00D042FF"/>
    <w:rsid w:val="00D0469C"/>
    <w:rsid w:val="00D049D5"/>
    <w:rsid w:val="00D04D14"/>
    <w:rsid w:val="00D052A2"/>
    <w:rsid w:val="00D06AEA"/>
    <w:rsid w:val="00D06D36"/>
    <w:rsid w:val="00D0774C"/>
    <w:rsid w:val="00D07C24"/>
    <w:rsid w:val="00D07CE9"/>
    <w:rsid w:val="00D1050D"/>
    <w:rsid w:val="00D10602"/>
    <w:rsid w:val="00D10825"/>
    <w:rsid w:val="00D1095E"/>
    <w:rsid w:val="00D1230D"/>
    <w:rsid w:val="00D12868"/>
    <w:rsid w:val="00D12A7E"/>
    <w:rsid w:val="00D13564"/>
    <w:rsid w:val="00D150DE"/>
    <w:rsid w:val="00D154E1"/>
    <w:rsid w:val="00D15DBF"/>
    <w:rsid w:val="00D15FF7"/>
    <w:rsid w:val="00D16016"/>
    <w:rsid w:val="00D1635C"/>
    <w:rsid w:val="00D16CDE"/>
    <w:rsid w:val="00D171DA"/>
    <w:rsid w:val="00D177CA"/>
    <w:rsid w:val="00D200F4"/>
    <w:rsid w:val="00D2037B"/>
    <w:rsid w:val="00D20A78"/>
    <w:rsid w:val="00D21809"/>
    <w:rsid w:val="00D21D86"/>
    <w:rsid w:val="00D22E7A"/>
    <w:rsid w:val="00D23C2D"/>
    <w:rsid w:val="00D2450C"/>
    <w:rsid w:val="00D25897"/>
    <w:rsid w:val="00D26345"/>
    <w:rsid w:val="00D26D6E"/>
    <w:rsid w:val="00D26E6D"/>
    <w:rsid w:val="00D301FA"/>
    <w:rsid w:val="00D30D75"/>
    <w:rsid w:val="00D31B1E"/>
    <w:rsid w:val="00D332C3"/>
    <w:rsid w:val="00D3381B"/>
    <w:rsid w:val="00D35696"/>
    <w:rsid w:val="00D35DEF"/>
    <w:rsid w:val="00D36327"/>
    <w:rsid w:val="00D36D2D"/>
    <w:rsid w:val="00D36F28"/>
    <w:rsid w:val="00D401FD"/>
    <w:rsid w:val="00D402E8"/>
    <w:rsid w:val="00D40A10"/>
    <w:rsid w:val="00D40F9B"/>
    <w:rsid w:val="00D41251"/>
    <w:rsid w:val="00D41750"/>
    <w:rsid w:val="00D42526"/>
    <w:rsid w:val="00D42BF6"/>
    <w:rsid w:val="00D437B7"/>
    <w:rsid w:val="00D44412"/>
    <w:rsid w:val="00D4456F"/>
    <w:rsid w:val="00D4508A"/>
    <w:rsid w:val="00D45840"/>
    <w:rsid w:val="00D469C2"/>
    <w:rsid w:val="00D470BB"/>
    <w:rsid w:val="00D4796F"/>
    <w:rsid w:val="00D508F6"/>
    <w:rsid w:val="00D50C99"/>
    <w:rsid w:val="00D50DE3"/>
    <w:rsid w:val="00D50EDF"/>
    <w:rsid w:val="00D50F3B"/>
    <w:rsid w:val="00D5148E"/>
    <w:rsid w:val="00D517AD"/>
    <w:rsid w:val="00D52018"/>
    <w:rsid w:val="00D52BE9"/>
    <w:rsid w:val="00D52F2F"/>
    <w:rsid w:val="00D53666"/>
    <w:rsid w:val="00D5374A"/>
    <w:rsid w:val="00D556A1"/>
    <w:rsid w:val="00D568A3"/>
    <w:rsid w:val="00D56DEC"/>
    <w:rsid w:val="00D572DD"/>
    <w:rsid w:val="00D574D6"/>
    <w:rsid w:val="00D57A9C"/>
    <w:rsid w:val="00D57E70"/>
    <w:rsid w:val="00D604B2"/>
    <w:rsid w:val="00D60E76"/>
    <w:rsid w:val="00D6148B"/>
    <w:rsid w:val="00D61ED8"/>
    <w:rsid w:val="00D62391"/>
    <w:rsid w:val="00D628EE"/>
    <w:rsid w:val="00D631FE"/>
    <w:rsid w:val="00D63518"/>
    <w:rsid w:val="00D64246"/>
    <w:rsid w:val="00D659D0"/>
    <w:rsid w:val="00D65B71"/>
    <w:rsid w:val="00D65FE0"/>
    <w:rsid w:val="00D6662A"/>
    <w:rsid w:val="00D6701F"/>
    <w:rsid w:val="00D6744A"/>
    <w:rsid w:val="00D678BC"/>
    <w:rsid w:val="00D7025C"/>
    <w:rsid w:val="00D7099B"/>
    <w:rsid w:val="00D71E92"/>
    <w:rsid w:val="00D730E6"/>
    <w:rsid w:val="00D73142"/>
    <w:rsid w:val="00D73806"/>
    <w:rsid w:val="00D739CA"/>
    <w:rsid w:val="00D739EF"/>
    <w:rsid w:val="00D73C52"/>
    <w:rsid w:val="00D74D3A"/>
    <w:rsid w:val="00D7517B"/>
    <w:rsid w:val="00D76386"/>
    <w:rsid w:val="00D76473"/>
    <w:rsid w:val="00D76C8E"/>
    <w:rsid w:val="00D8092F"/>
    <w:rsid w:val="00D81DC1"/>
    <w:rsid w:val="00D81FE6"/>
    <w:rsid w:val="00D82D0E"/>
    <w:rsid w:val="00D844F6"/>
    <w:rsid w:val="00D851A0"/>
    <w:rsid w:val="00D85DDE"/>
    <w:rsid w:val="00D86FED"/>
    <w:rsid w:val="00D876A0"/>
    <w:rsid w:val="00D87A73"/>
    <w:rsid w:val="00D87AB1"/>
    <w:rsid w:val="00D91188"/>
    <w:rsid w:val="00D91C88"/>
    <w:rsid w:val="00D92048"/>
    <w:rsid w:val="00D92605"/>
    <w:rsid w:val="00D92AD7"/>
    <w:rsid w:val="00D92E7B"/>
    <w:rsid w:val="00D93919"/>
    <w:rsid w:val="00D93B8D"/>
    <w:rsid w:val="00D9534B"/>
    <w:rsid w:val="00D95686"/>
    <w:rsid w:val="00D968BF"/>
    <w:rsid w:val="00D97116"/>
    <w:rsid w:val="00D97354"/>
    <w:rsid w:val="00D9736E"/>
    <w:rsid w:val="00D97451"/>
    <w:rsid w:val="00DA0FAF"/>
    <w:rsid w:val="00DA124B"/>
    <w:rsid w:val="00DA16B4"/>
    <w:rsid w:val="00DA1C6D"/>
    <w:rsid w:val="00DA275A"/>
    <w:rsid w:val="00DA28BA"/>
    <w:rsid w:val="00DA2E4F"/>
    <w:rsid w:val="00DA2FE9"/>
    <w:rsid w:val="00DA333C"/>
    <w:rsid w:val="00DA3ADE"/>
    <w:rsid w:val="00DA5021"/>
    <w:rsid w:val="00DA55FB"/>
    <w:rsid w:val="00DA5F70"/>
    <w:rsid w:val="00DA6222"/>
    <w:rsid w:val="00DA6253"/>
    <w:rsid w:val="00DA6570"/>
    <w:rsid w:val="00DA69FE"/>
    <w:rsid w:val="00DA78BA"/>
    <w:rsid w:val="00DB0138"/>
    <w:rsid w:val="00DB1471"/>
    <w:rsid w:val="00DB2B6E"/>
    <w:rsid w:val="00DB2D4A"/>
    <w:rsid w:val="00DB34F3"/>
    <w:rsid w:val="00DB692C"/>
    <w:rsid w:val="00DB7F7E"/>
    <w:rsid w:val="00DC0695"/>
    <w:rsid w:val="00DC080B"/>
    <w:rsid w:val="00DC1592"/>
    <w:rsid w:val="00DC1CF0"/>
    <w:rsid w:val="00DC2016"/>
    <w:rsid w:val="00DC21E5"/>
    <w:rsid w:val="00DC27F6"/>
    <w:rsid w:val="00DC2FC1"/>
    <w:rsid w:val="00DC3679"/>
    <w:rsid w:val="00DC545D"/>
    <w:rsid w:val="00DC6317"/>
    <w:rsid w:val="00DC6A0B"/>
    <w:rsid w:val="00DC6F6F"/>
    <w:rsid w:val="00DC7599"/>
    <w:rsid w:val="00DC78A6"/>
    <w:rsid w:val="00DC7BCC"/>
    <w:rsid w:val="00DD0C29"/>
    <w:rsid w:val="00DD211F"/>
    <w:rsid w:val="00DD2698"/>
    <w:rsid w:val="00DD27A8"/>
    <w:rsid w:val="00DD2ED1"/>
    <w:rsid w:val="00DD3076"/>
    <w:rsid w:val="00DD3BCA"/>
    <w:rsid w:val="00DD3C22"/>
    <w:rsid w:val="00DD4189"/>
    <w:rsid w:val="00DD4373"/>
    <w:rsid w:val="00DD4385"/>
    <w:rsid w:val="00DD43D4"/>
    <w:rsid w:val="00DD49ED"/>
    <w:rsid w:val="00DD4BDC"/>
    <w:rsid w:val="00DD5230"/>
    <w:rsid w:val="00DD5D7C"/>
    <w:rsid w:val="00DD6E19"/>
    <w:rsid w:val="00DD7BC4"/>
    <w:rsid w:val="00DD7EF3"/>
    <w:rsid w:val="00DE0032"/>
    <w:rsid w:val="00DE0FA9"/>
    <w:rsid w:val="00DE129F"/>
    <w:rsid w:val="00DE1ACA"/>
    <w:rsid w:val="00DE1C11"/>
    <w:rsid w:val="00DE1D22"/>
    <w:rsid w:val="00DE35E8"/>
    <w:rsid w:val="00DE3AB8"/>
    <w:rsid w:val="00DE3D5D"/>
    <w:rsid w:val="00DE43C7"/>
    <w:rsid w:val="00DE458E"/>
    <w:rsid w:val="00DE4791"/>
    <w:rsid w:val="00DE5C09"/>
    <w:rsid w:val="00DE61F7"/>
    <w:rsid w:val="00DE6788"/>
    <w:rsid w:val="00DE698D"/>
    <w:rsid w:val="00DE6BED"/>
    <w:rsid w:val="00DE7023"/>
    <w:rsid w:val="00DE782A"/>
    <w:rsid w:val="00DE790D"/>
    <w:rsid w:val="00DF09FF"/>
    <w:rsid w:val="00DF0AD5"/>
    <w:rsid w:val="00DF0C39"/>
    <w:rsid w:val="00DF1849"/>
    <w:rsid w:val="00DF22AF"/>
    <w:rsid w:val="00DF31E4"/>
    <w:rsid w:val="00DF3DD1"/>
    <w:rsid w:val="00DF423F"/>
    <w:rsid w:val="00DF450C"/>
    <w:rsid w:val="00DF48DB"/>
    <w:rsid w:val="00DF5490"/>
    <w:rsid w:val="00DF5C53"/>
    <w:rsid w:val="00DF66B2"/>
    <w:rsid w:val="00DF6CC3"/>
    <w:rsid w:val="00DF6F9A"/>
    <w:rsid w:val="00DF7424"/>
    <w:rsid w:val="00E001A7"/>
    <w:rsid w:val="00E00DEF"/>
    <w:rsid w:val="00E01C21"/>
    <w:rsid w:val="00E021B3"/>
    <w:rsid w:val="00E043F1"/>
    <w:rsid w:val="00E054C7"/>
    <w:rsid w:val="00E0657B"/>
    <w:rsid w:val="00E06AF7"/>
    <w:rsid w:val="00E06C3D"/>
    <w:rsid w:val="00E0750B"/>
    <w:rsid w:val="00E10790"/>
    <w:rsid w:val="00E12585"/>
    <w:rsid w:val="00E12866"/>
    <w:rsid w:val="00E12AEB"/>
    <w:rsid w:val="00E12B4D"/>
    <w:rsid w:val="00E12E27"/>
    <w:rsid w:val="00E13A2C"/>
    <w:rsid w:val="00E13C61"/>
    <w:rsid w:val="00E13EEF"/>
    <w:rsid w:val="00E1434D"/>
    <w:rsid w:val="00E14EE7"/>
    <w:rsid w:val="00E151BB"/>
    <w:rsid w:val="00E15A1A"/>
    <w:rsid w:val="00E16E85"/>
    <w:rsid w:val="00E17503"/>
    <w:rsid w:val="00E17A3B"/>
    <w:rsid w:val="00E17D0C"/>
    <w:rsid w:val="00E20152"/>
    <w:rsid w:val="00E20501"/>
    <w:rsid w:val="00E20560"/>
    <w:rsid w:val="00E205F1"/>
    <w:rsid w:val="00E20CFF"/>
    <w:rsid w:val="00E20D5A"/>
    <w:rsid w:val="00E2112A"/>
    <w:rsid w:val="00E21789"/>
    <w:rsid w:val="00E21A7B"/>
    <w:rsid w:val="00E22C50"/>
    <w:rsid w:val="00E2398F"/>
    <w:rsid w:val="00E2417C"/>
    <w:rsid w:val="00E24447"/>
    <w:rsid w:val="00E24519"/>
    <w:rsid w:val="00E2493C"/>
    <w:rsid w:val="00E24DC8"/>
    <w:rsid w:val="00E266DA"/>
    <w:rsid w:val="00E271D5"/>
    <w:rsid w:val="00E27A67"/>
    <w:rsid w:val="00E27AED"/>
    <w:rsid w:val="00E27F91"/>
    <w:rsid w:val="00E3002B"/>
    <w:rsid w:val="00E300C7"/>
    <w:rsid w:val="00E31A1D"/>
    <w:rsid w:val="00E31CF4"/>
    <w:rsid w:val="00E3249E"/>
    <w:rsid w:val="00E3297A"/>
    <w:rsid w:val="00E346BB"/>
    <w:rsid w:val="00E35893"/>
    <w:rsid w:val="00E35DC0"/>
    <w:rsid w:val="00E35F3D"/>
    <w:rsid w:val="00E3609C"/>
    <w:rsid w:val="00E366C1"/>
    <w:rsid w:val="00E37544"/>
    <w:rsid w:val="00E405C0"/>
    <w:rsid w:val="00E40D73"/>
    <w:rsid w:val="00E410B2"/>
    <w:rsid w:val="00E427E5"/>
    <w:rsid w:val="00E42D43"/>
    <w:rsid w:val="00E43173"/>
    <w:rsid w:val="00E43B7C"/>
    <w:rsid w:val="00E43B85"/>
    <w:rsid w:val="00E4502D"/>
    <w:rsid w:val="00E467AF"/>
    <w:rsid w:val="00E46FC8"/>
    <w:rsid w:val="00E47540"/>
    <w:rsid w:val="00E475BE"/>
    <w:rsid w:val="00E47716"/>
    <w:rsid w:val="00E47CA9"/>
    <w:rsid w:val="00E524C0"/>
    <w:rsid w:val="00E52D5A"/>
    <w:rsid w:val="00E54031"/>
    <w:rsid w:val="00E54B76"/>
    <w:rsid w:val="00E54D2C"/>
    <w:rsid w:val="00E557BD"/>
    <w:rsid w:val="00E55B29"/>
    <w:rsid w:val="00E56E32"/>
    <w:rsid w:val="00E62A08"/>
    <w:rsid w:val="00E630A4"/>
    <w:rsid w:val="00E63723"/>
    <w:rsid w:val="00E651F2"/>
    <w:rsid w:val="00E66072"/>
    <w:rsid w:val="00E6678C"/>
    <w:rsid w:val="00E6706A"/>
    <w:rsid w:val="00E67D35"/>
    <w:rsid w:val="00E72473"/>
    <w:rsid w:val="00E72DFF"/>
    <w:rsid w:val="00E73116"/>
    <w:rsid w:val="00E74B8A"/>
    <w:rsid w:val="00E74C36"/>
    <w:rsid w:val="00E7529C"/>
    <w:rsid w:val="00E752B4"/>
    <w:rsid w:val="00E753FD"/>
    <w:rsid w:val="00E7636D"/>
    <w:rsid w:val="00E76376"/>
    <w:rsid w:val="00E77292"/>
    <w:rsid w:val="00E7775F"/>
    <w:rsid w:val="00E8281D"/>
    <w:rsid w:val="00E82CDA"/>
    <w:rsid w:val="00E82E40"/>
    <w:rsid w:val="00E83498"/>
    <w:rsid w:val="00E83CE6"/>
    <w:rsid w:val="00E85CD0"/>
    <w:rsid w:val="00E86D3B"/>
    <w:rsid w:val="00E874A3"/>
    <w:rsid w:val="00E87686"/>
    <w:rsid w:val="00E90506"/>
    <w:rsid w:val="00E90A48"/>
    <w:rsid w:val="00E90C68"/>
    <w:rsid w:val="00E90CAF"/>
    <w:rsid w:val="00E90E48"/>
    <w:rsid w:val="00E91369"/>
    <w:rsid w:val="00E91924"/>
    <w:rsid w:val="00E9236A"/>
    <w:rsid w:val="00E9254B"/>
    <w:rsid w:val="00E9333E"/>
    <w:rsid w:val="00E9395B"/>
    <w:rsid w:val="00E95773"/>
    <w:rsid w:val="00E95CD9"/>
    <w:rsid w:val="00E9620D"/>
    <w:rsid w:val="00E96604"/>
    <w:rsid w:val="00E96B58"/>
    <w:rsid w:val="00EA0867"/>
    <w:rsid w:val="00EA0892"/>
    <w:rsid w:val="00EA1015"/>
    <w:rsid w:val="00EA1212"/>
    <w:rsid w:val="00EA1724"/>
    <w:rsid w:val="00EA1B35"/>
    <w:rsid w:val="00EA2625"/>
    <w:rsid w:val="00EA2D3A"/>
    <w:rsid w:val="00EA2F86"/>
    <w:rsid w:val="00EA3D12"/>
    <w:rsid w:val="00EA3F3B"/>
    <w:rsid w:val="00EA4469"/>
    <w:rsid w:val="00EA482F"/>
    <w:rsid w:val="00EA5175"/>
    <w:rsid w:val="00EA51D6"/>
    <w:rsid w:val="00EA65AA"/>
    <w:rsid w:val="00EA6ABA"/>
    <w:rsid w:val="00EB0BDF"/>
    <w:rsid w:val="00EB0D01"/>
    <w:rsid w:val="00EB0E1E"/>
    <w:rsid w:val="00EB17AB"/>
    <w:rsid w:val="00EB184C"/>
    <w:rsid w:val="00EB1ADE"/>
    <w:rsid w:val="00EB2A54"/>
    <w:rsid w:val="00EB4CC2"/>
    <w:rsid w:val="00EB52AA"/>
    <w:rsid w:val="00EB580F"/>
    <w:rsid w:val="00EB61DA"/>
    <w:rsid w:val="00EB63CF"/>
    <w:rsid w:val="00EB7558"/>
    <w:rsid w:val="00EB75EE"/>
    <w:rsid w:val="00EB7D2E"/>
    <w:rsid w:val="00EC01BE"/>
    <w:rsid w:val="00EC034D"/>
    <w:rsid w:val="00EC1D25"/>
    <w:rsid w:val="00EC2B1E"/>
    <w:rsid w:val="00EC2BFE"/>
    <w:rsid w:val="00EC2C6B"/>
    <w:rsid w:val="00EC2F99"/>
    <w:rsid w:val="00EC5E08"/>
    <w:rsid w:val="00EC6426"/>
    <w:rsid w:val="00EC653D"/>
    <w:rsid w:val="00EC6B33"/>
    <w:rsid w:val="00ED002C"/>
    <w:rsid w:val="00ED0441"/>
    <w:rsid w:val="00ED06BD"/>
    <w:rsid w:val="00ED20B9"/>
    <w:rsid w:val="00ED33B8"/>
    <w:rsid w:val="00ED4194"/>
    <w:rsid w:val="00ED43C5"/>
    <w:rsid w:val="00ED5265"/>
    <w:rsid w:val="00ED6E5B"/>
    <w:rsid w:val="00ED6FA1"/>
    <w:rsid w:val="00ED712C"/>
    <w:rsid w:val="00ED72C4"/>
    <w:rsid w:val="00ED7540"/>
    <w:rsid w:val="00EE060D"/>
    <w:rsid w:val="00EE08A3"/>
    <w:rsid w:val="00EE08CB"/>
    <w:rsid w:val="00EE0AD4"/>
    <w:rsid w:val="00EE12FD"/>
    <w:rsid w:val="00EE1918"/>
    <w:rsid w:val="00EE1919"/>
    <w:rsid w:val="00EE27A4"/>
    <w:rsid w:val="00EE35EC"/>
    <w:rsid w:val="00EE3610"/>
    <w:rsid w:val="00EE3E96"/>
    <w:rsid w:val="00EE4793"/>
    <w:rsid w:val="00EE4831"/>
    <w:rsid w:val="00EE4862"/>
    <w:rsid w:val="00EE4CB2"/>
    <w:rsid w:val="00EE4CDD"/>
    <w:rsid w:val="00EE4E61"/>
    <w:rsid w:val="00EE57CA"/>
    <w:rsid w:val="00EE61A9"/>
    <w:rsid w:val="00EE733C"/>
    <w:rsid w:val="00EE76CD"/>
    <w:rsid w:val="00EE7955"/>
    <w:rsid w:val="00EE7EE8"/>
    <w:rsid w:val="00EF0269"/>
    <w:rsid w:val="00EF0B1F"/>
    <w:rsid w:val="00EF0E19"/>
    <w:rsid w:val="00EF0F0A"/>
    <w:rsid w:val="00EF13C2"/>
    <w:rsid w:val="00EF1A5E"/>
    <w:rsid w:val="00EF1E54"/>
    <w:rsid w:val="00EF217E"/>
    <w:rsid w:val="00EF2363"/>
    <w:rsid w:val="00EF2C1E"/>
    <w:rsid w:val="00EF3FD5"/>
    <w:rsid w:val="00EF5420"/>
    <w:rsid w:val="00EF5E92"/>
    <w:rsid w:val="00EF69D4"/>
    <w:rsid w:val="00EF6D5E"/>
    <w:rsid w:val="00EF76E0"/>
    <w:rsid w:val="00F01013"/>
    <w:rsid w:val="00F0118E"/>
    <w:rsid w:val="00F016C4"/>
    <w:rsid w:val="00F01805"/>
    <w:rsid w:val="00F01832"/>
    <w:rsid w:val="00F0204B"/>
    <w:rsid w:val="00F0342D"/>
    <w:rsid w:val="00F0473A"/>
    <w:rsid w:val="00F0496F"/>
    <w:rsid w:val="00F04E0B"/>
    <w:rsid w:val="00F059CA"/>
    <w:rsid w:val="00F06112"/>
    <w:rsid w:val="00F0736B"/>
    <w:rsid w:val="00F07630"/>
    <w:rsid w:val="00F1053E"/>
    <w:rsid w:val="00F10EAD"/>
    <w:rsid w:val="00F11AAC"/>
    <w:rsid w:val="00F121E4"/>
    <w:rsid w:val="00F12449"/>
    <w:rsid w:val="00F13861"/>
    <w:rsid w:val="00F13B6B"/>
    <w:rsid w:val="00F14985"/>
    <w:rsid w:val="00F1510A"/>
    <w:rsid w:val="00F155B4"/>
    <w:rsid w:val="00F15D2F"/>
    <w:rsid w:val="00F15F43"/>
    <w:rsid w:val="00F160DF"/>
    <w:rsid w:val="00F16121"/>
    <w:rsid w:val="00F1636B"/>
    <w:rsid w:val="00F16EDA"/>
    <w:rsid w:val="00F1741E"/>
    <w:rsid w:val="00F1746E"/>
    <w:rsid w:val="00F176F5"/>
    <w:rsid w:val="00F23472"/>
    <w:rsid w:val="00F23CB4"/>
    <w:rsid w:val="00F23DF7"/>
    <w:rsid w:val="00F241F5"/>
    <w:rsid w:val="00F25C9A"/>
    <w:rsid w:val="00F264CC"/>
    <w:rsid w:val="00F26DDB"/>
    <w:rsid w:val="00F27170"/>
    <w:rsid w:val="00F27905"/>
    <w:rsid w:val="00F3022F"/>
    <w:rsid w:val="00F31045"/>
    <w:rsid w:val="00F32753"/>
    <w:rsid w:val="00F3290D"/>
    <w:rsid w:val="00F33AAA"/>
    <w:rsid w:val="00F34619"/>
    <w:rsid w:val="00F3533C"/>
    <w:rsid w:val="00F362A3"/>
    <w:rsid w:val="00F36348"/>
    <w:rsid w:val="00F36E4E"/>
    <w:rsid w:val="00F376C3"/>
    <w:rsid w:val="00F40F4E"/>
    <w:rsid w:val="00F41458"/>
    <w:rsid w:val="00F4248D"/>
    <w:rsid w:val="00F4252C"/>
    <w:rsid w:val="00F425A3"/>
    <w:rsid w:val="00F42B18"/>
    <w:rsid w:val="00F430C0"/>
    <w:rsid w:val="00F430FF"/>
    <w:rsid w:val="00F43425"/>
    <w:rsid w:val="00F4380A"/>
    <w:rsid w:val="00F4388F"/>
    <w:rsid w:val="00F44A0C"/>
    <w:rsid w:val="00F45108"/>
    <w:rsid w:val="00F45A85"/>
    <w:rsid w:val="00F45A97"/>
    <w:rsid w:val="00F46302"/>
    <w:rsid w:val="00F46624"/>
    <w:rsid w:val="00F4719B"/>
    <w:rsid w:val="00F477DA"/>
    <w:rsid w:val="00F47ADA"/>
    <w:rsid w:val="00F51007"/>
    <w:rsid w:val="00F51969"/>
    <w:rsid w:val="00F51A54"/>
    <w:rsid w:val="00F51B4C"/>
    <w:rsid w:val="00F52290"/>
    <w:rsid w:val="00F53022"/>
    <w:rsid w:val="00F5350D"/>
    <w:rsid w:val="00F55F68"/>
    <w:rsid w:val="00F560C7"/>
    <w:rsid w:val="00F5679F"/>
    <w:rsid w:val="00F56B99"/>
    <w:rsid w:val="00F57A43"/>
    <w:rsid w:val="00F61DEB"/>
    <w:rsid w:val="00F61EB4"/>
    <w:rsid w:val="00F6306E"/>
    <w:rsid w:val="00F64A0B"/>
    <w:rsid w:val="00F65710"/>
    <w:rsid w:val="00F6601E"/>
    <w:rsid w:val="00F6602A"/>
    <w:rsid w:val="00F669BA"/>
    <w:rsid w:val="00F67790"/>
    <w:rsid w:val="00F70A13"/>
    <w:rsid w:val="00F71E6A"/>
    <w:rsid w:val="00F7286B"/>
    <w:rsid w:val="00F72D6A"/>
    <w:rsid w:val="00F72F86"/>
    <w:rsid w:val="00F73B7D"/>
    <w:rsid w:val="00F7407C"/>
    <w:rsid w:val="00F75667"/>
    <w:rsid w:val="00F75C1E"/>
    <w:rsid w:val="00F76396"/>
    <w:rsid w:val="00F80AF3"/>
    <w:rsid w:val="00F80E56"/>
    <w:rsid w:val="00F80EE1"/>
    <w:rsid w:val="00F81005"/>
    <w:rsid w:val="00F813D6"/>
    <w:rsid w:val="00F8148C"/>
    <w:rsid w:val="00F815D5"/>
    <w:rsid w:val="00F81EAC"/>
    <w:rsid w:val="00F82A52"/>
    <w:rsid w:val="00F83140"/>
    <w:rsid w:val="00F8346F"/>
    <w:rsid w:val="00F83580"/>
    <w:rsid w:val="00F83C79"/>
    <w:rsid w:val="00F84927"/>
    <w:rsid w:val="00F85417"/>
    <w:rsid w:val="00F85CCB"/>
    <w:rsid w:val="00F86A55"/>
    <w:rsid w:val="00F86EA2"/>
    <w:rsid w:val="00F87DE2"/>
    <w:rsid w:val="00F92BC3"/>
    <w:rsid w:val="00F92D7B"/>
    <w:rsid w:val="00F93CBA"/>
    <w:rsid w:val="00F943EF"/>
    <w:rsid w:val="00F94DF1"/>
    <w:rsid w:val="00F959EE"/>
    <w:rsid w:val="00F95DC8"/>
    <w:rsid w:val="00F96B54"/>
    <w:rsid w:val="00F97552"/>
    <w:rsid w:val="00F97909"/>
    <w:rsid w:val="00FA023B"/>
    <w:rsid w:val="00FA10E1"/>
    <w:rsid w:val="00FA1444"/>
    <w:rsid w:val="00FA15DB"/>
    <w:rsid w:val="00FA1D32"/>
    <w:rsid w:val="00FA219B"/>
    <w:rsid w:val="00FA2674"/>
    <w:rsid w:val="00FA4020"/>
    <w:rsid w:val="00FA47C5"/>
    <w:rsid w:val="00FA49B6"/>
    <w:rsid w:val="00FA581D"/>
    <w:rsid w:val="00FA5DC4"/>
    <w:rsid w:val="00FA6571"/>
    <w:rsid w:val="00FA6772"/>
    <w:rsid w:val="00FA67D8"/>
    <w:rsid w:val="00FA7376"/>
    <w:rsid w:val="00FA7B9F"/>
    <w:rsid w:val="00FB1CA4"/>
    <w:rsid w:val="00FB215A"/>
    <w:rsid w:val="00FB21B5"/>
    <w:rsid w:val="00FB3511"/>
    <w:rsid w:val="00FB35AC"/>
    <w:rsid w:val="00FB3B75"/>
    <w:rsid w:val="00FB3C1D"/>
    <w:rsid w:val="00FB45BF"/>
    <w:rsid w:val="00FB5550"/>
    <w:rsid w:val="00FB5653"/>
    <w:rsid w:val="00FB5734"/>
    <w:rsid w:val="00FB5914"/>
    <w:rsid w:val="00FB60E0"/>
    <w:rsid w:val="00FB6A55"/>
    <w:rsid w:val="00FB7E3F"/>
    <w:rsid w:val="00FC096A"/>
    <w:rsid w:val="00FC0DFC"/>
    <w:rsid w:val="00FC0FD7"/>
    <w:rsid w:val="00FC1295"/>
    <w:rsid w:val="00FC14CE"/>
    <w:rsid w:val="00FC1EF8"/>
    <w:rsid w:val="00FC4271"/>
    <w:rsid w:val="00FC454E"/>
    <w:rsid w:val="00FC523E"/>
    <w:rsid w:val="00FC6417"/>
    <w:rsid w:val="00FC727D"/>
    <w:rsid w:val="00FC76EA"/>
    <w:rsid w:val="00FC7E7C"/>
    <w:rsid w:val="00FD03DC"/>
    <w:rsid w:val="00FD0B91"/>
    <w:rsid w:val="00FD16ED"/>
    <w:rsid w:val="00FD22C1"/>
    <w:rsid w:val="00FD30DF"/>
    <w:rsid w:val="00FD33E4"/>
    <w:rsid w:val="00FD4845"/>
    <w:rsid w:val="00FD7A99"/>
    <w:rsid w:val="00FD7C74"/>
    <w:rsid w:val="00FE00D2"/>
    <w:rsid w:val="00FE22BB"/>
    <w:rsid w:val="00FE2428"/>
    <w:rsid w:val="00FE29BE"/>
    <w:rsid w:val="00FE2C66"/>
    <w:rsid w:val="00FE2DF4"/>
    <w:rsid w:val="00FE3513"/>
    <w:rsid w:val="00FE37A0"/>
    <w:rsid w:val="00FE3AD0"/>
    <w:rsid w:val="00FE3E1B"/>
    <w:rsid w:val="00FE45E5"/>
    <w:rsid w:val="00FE47FE"/>
    <w:rsid w:val="00FE6507"/>
    <w:rsid w:val="00FE665E"/>
    <w:rsid w:val="00FE6EA9"/>
    <w:rsid w:val="00FE6F07"/>
    <w:rsid w:val="00FE77FD"/>
    <w:rsid w:val="00FE785B"/>
    <w:rsid w:val="00FE7A38"/>
    <w:rsid w:val="00FF1952"/>
    <w:rsid w:val="00FF1D8C"/>
    <w:rsid w:val="00FF3997"/>
    <w:rsid w:val="00FF4156"/>
    <w:rsid w:val="00FF425B"/>
    <w:rsid w:val="00FF4BE9"/>
    <w:rsid w:val="00FF5D58"/>
    <w:rsid w:val="00FF5DD2"/>
    <w:rsid w:val="00FF66D7"/>
    <w:rsid w:val="00FF704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C5055A"/>
  <w15:chartTrackingRefBased/>
  <w15:docId w15:val="{589766EC-AC2E-45A7-BD28-E7F304975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CD21F8"/>
    <w:pPr>
      <w:spacing w:after="120" w:line="360" w:lineRule="auto"/>
      <w:ind w:firstLine="709"/>
      <w:mirrorIndents/>
      <w:jc w:val="both"/>
    </w:pPr>
    <w:rPr>
      <w:rFonts w:ascii="Times New Roman" w:hAnsi="Times New Roman"/>
      <w:sz w:val="24"/>
    </w:rPr>
  </w:style>
  <w:style w:type="paragraph" w:styleId="Nadpis1">
    <w:name w:val="heading 1"/>
    <w:basedOn w:val="Normlny"/>
    <w:next w:val="Normlny"/>
    <w:link w:val="Nadpis1Char"/>
    <w:uiPriority w:val="9"/>
    <w:qFormat/>
    <w:rsid w:val="00345E2F"/>
    <w:pPr>
      <w:keepNext/>
      <w:keepLines/>
      <w:numPr>
        <w:numId w:val="1"/>
      </w:numPr>
      <w:spacing w:before="360" w:after="320"/>
      <w:outlineLvl w:val="0"/>
    </w:pPr>
    <w:rPr>
      <w:rFonts w:eastAsiaTheme="majorEastAsia" w:cstheme="majorBidi"/>
      <w:b/>
      <w:caps/>
      <w:sz w:val="32"/>
      <w:szCs w:val="32"/>
    </w:rPr>
  </w:style>
  <w:style w:type="paragraph" w:styleId="Nadpis2">
    <w:name w:val="heading 2"/>
    <w:basedOn w:val="Normlny"/>
    <w:next w:val="Normlny"/>
    <w:link w:val="Nadpis2Char"/>
    <w:uiPriority w:val="9"/>
    <w:unhideWhenUsed/>
    <w:qFormat/>
    <w:rsid w:val="00345E2F"/>
    <w:pPr>
      <w:keepNext/>
      <w:keepLines/>
      <w:numPr>
        <w:ilvl w:val="1"/>
        <w:numId w:val="1"/>
      </w:numPr>
      <w:spacing w:before="160" w:after="280"/>
      <w:outlineLvl w:val="1"/>
    </w:pPr>
    <w:rPr>
      <w:rFonts w:eastAsiaTheme="majorEastAsia" w:cstheme="majorBidi"/>
      <w:b/>
      <w:caps/>
      <w:sz w:val="28"/>
      <w:szCs w:val="26"/>
    </w:rPr>
  </w:style>
  <w:style w:type="paragraph" w:styleId="Nadpis3">
    <w:name w:val="heading 3"/>
    <w:basedOn w:val="Normlny"/>
    <w:next w:val="Normlny"/>
    <w:link w:val="Nadpis3Char"/>
    <w:uiPriority w:val="9"/>
    <w:unhideWhenUsed/>
    <w:qFormat/>
    <w:rsid w:val="00345E2F"/>
    <w:pPr>
      <w:keepNext/>
      <w:keepLines/>
      <w:numPr>
        <w:ilvl w:val="2"/>
        <w:numId w:val="1"/>
      </w:numPr>
      <w:spacing w:before="120" w:after="280"/>
      <w:outlineLvl w:val="2"/>
    </w:pPr>
    <w:rPr>
      <w:rFonts w:eastAsiaTheme="majorEastAsia" w:cstheme="majorBidi"/>
      <w:i/>
      <w:caps/>
      <w:sz w:val="28"/>
      <w:szCs w:val="24"/>
    </w:rPr>
  </w:style>
  <w:style w:type="paragraph" w:styleId="Nadpis4">
    <w:name w:val="heading 4"/>
    <w:basedOn w:val="Normlny"/>
    <w:next w:val="Normlny"/>
    <w:link w:val="Nadpis4Char"/>
    <w:uiPriority w:val="9"/>
    <w:unhideWhenUsed/>
    <w:qFormat/>
    <w:rsid w:val="00F61DEB"/>
    <w:pPr>
      <w:keepNext/>
      <w:keepLines/>
      <w:numPr>
        <w:numId w:val="7"/>
      </w:numPr>
      <w:spacing w:before="120"/>
      <w:outlineLvl w:val="3"/>
    </w:pPr>
    <w:rPr>
      <w:rFonts w:eastAsiaTheme="majorEastAsia" w:cstheme="majorBidi"/>
      <w:b/>
      <w:iCs/>
    </w:rPr>
  </w:style>
  <w:style w:type="paragraph" w:styleId="Nadpis5">
    <w:name w:val="heading 5"/>
    <w:basedOn w:val="Normlny"/>
    <w:next w:val="Normlny"/>
    <w:link w:val="Nadpis5Char"/>
    <w:uiPriority w:val="9"/>
    <w:unhideWhenUsed/>
    <w:qFormat/>
    <w:rsid w:val="00471E71"/>
    <w:pPr>
      <w:keepNext/>
      <w:keepLines/>
      <w:numPr>
        <w:numId w:val="15"/>
      </w:numPr>
      <w:spacing w:before="120"/>
      <w:ind w:right="170"/>
      <w:outlineLvl w:val="4"/>
    </w:pPr>
    <w:rPr>
      <w:rFonts w:eastAsiaTheme="majorEastAsia" w:cstheme="majorBidi"/>
      <w:color w:val="000000" w:themeColor="text1"/>
    </w:rPr>
  </w:style>
  <w:style w:type="paragraph" w:styleId="Nadpis6">
    <w:name w:val="heading 6"/>
    <w:basedOn w:val="Normlny"/>
    <w:next w:val="Normlny"/>
    <w:link w:val="Nadpis6Char"/>
    <w:uiPriority w:val="9"/>
    <w:semiHidden/>
    <w:unhideWhenUsed/>
    <w:qFormat/>
    <w:rsid w:val="00C0480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C0480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C0480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C0480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5A579F"/>
    <w:rPr>
      <w:rFonts w:ascii="Times New Roman" w:eastAsiaTheme="majorEastAsia" w:hAnsi="Times New Roman" w:cstheme="majorBidi"/>
      <w:b/>
      <w:caps/>
      <w:sz w:val="32"/>
      <w:szCs w:val="32"/>
    </w:rPr>
  </w:style>
  <w:style w:type="character" w:customStyle="1" w:styleId="Nadpis2Char">
    <w:name w:val="Nadpis 2 Char"/>
    <w:basedOn w:val="Predvolenpsmoodseku"/>
    <w:link w:val="Nadpis2"/>
    <w:uiPriority w:val="9"/>
    <w:rsid w:val="008054CE"/>
    <w:rPr>
      <w:rFonts w:ascii="Times New Roman" w:eastAsiaTheme="majorEastAsia" w:hAnsi="Times New Roman" w:cstheme="majorBidi"/>
      <w:b/>
      <w:caps/>
      <w:sz w:val="28"/>
      <w:szCs w:val="26"/>
    </w:rPr>
  </w:style>
  <w:style w:type="character" w:customStyle="1" w:styleId="Nadpis3Char">
    <w:name w:val="Nadpis 3 Char"/>
    <w:basedOn w:val="Predvolenpsmoodseku"/>
    <w:link w:val="Nadpis3"/>
    <w:uiPriority w:val="9"/>
    <w:rsid w:val="00F85CCB"/>
    <w:rPr>
      <w:rFonts w:ascii="Times New Roman" w:eastAsiaTheme="majorEastAsia" w:hAnsi="Times New Roman" w:cstheme="majorBidi"/>
      <w:i/>
      <w:caps/>
      <w:sz w:val="28"/>
      <w:szCs w:val="24"/>
    </w:rPr>
  </w:style>
  <w:style w:type="character" w:customStyle="1" w:styleId="Nadpis4Char">
    <w:name w:val="Nadpis 4 Char"/>
    <w:basedOn w:val="Predvolenpsmoodseku"/>
    <w:link w:val="Nadpis4"/>
    <w:uiPriority w:val="9"/>
    <w:rsid w:val="00F61DEB"/>
    <w:rPr>
      <w:rFonts w:ascii="Times New Roman" w:eastAsiaTheme="majorEastAsia" w:hAnsi="Times New Roman" w:cstheme="majorBidi"/>
      <w:b/>
      <w:iCs/>
      <w:sz w:val="24"/>
    </w:rPr>
  </w:style>
  <w:style w:type="character" w:customStyle="1" w:styleId="Nadpis5Char">
    <w:name w:val="Nadpis 5 Char"/>
    <w:basedOn w:val="Predvolenpsmoodseku"/>
    <w:link w:val="Nadpis5"/>
    <w:uiPriority w:val="9"/>
    <w:rsid w:val="00471E71"/>
    <w:rPr>
      <w:rFonts w:ascii="Times New Roman" w:eastAsiaTheme="majorEastAsia" w:hAnsi="Times New Roman" w:cstheme="majorBidi"/>
      <w:color w:val="000000" w:themeColor="text1"/>
      <w:sz w:val="24"/>
    </w:rPr>
  </w:style>
  <w:style w:type="character" w:customStyle="1" w:styleId="Nadpis6Char">
    <w:name w:val="Nadpis 6 Char"/>
    <w:basedOn w:val="Predvolenpsmoodseku"/>
    <w:link w:val="Nadpis6"/>
    <w:uiPriority w:val="9"/>
    <w:semiHidden/>
    <w:rsid w:val="00C04802"/>
    <w:rPr>
      <w:rFonts w:asciiTheme="majorHAnsi" w:eastAsiaTheme="majorEastAsia" w:hAnsiTheme="majorHAnsi" w:cstheme="majorBidi"/>
      <w:color w:val="1F3763" w:themeColor="accent1" w:themeShade="7F"/>
      <w:sz w:val="24"/>
    </w:rPr>
  </w:style>
  <w:style w:type="character" w:customStyle="1" w:styleId="Nadpis7Char">
    <w:name w:val="Nadpis 7 Char"/>
    <w:basedOn w:val="Predvolenpsmoodseku"/>
    <w:link w:val="Nadpis7"/>
    <w:uiPriority w:val="9"/>
    <w:semiHidden/>
    <w:rsid w:val="00C0480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Predvolenpsmoodseku"/>
    <w:link w:val="Nadpis8"/>
    <w:uiPriority w:val="9"/>
    <w:semiHidden/>
    <w:rsid w:val="00C0480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C04802"/>
    <w:rPr>
      <w:rFonts w:asciiTheme="majorHAnsi" w:eastAsiaTheme="majorEastAsia" w:hAnsiTheme="majorHAnsi" w:cstheme="majorBidi"/>
      <w:i/>
      <w:iCs/>
      <w:color w:val="272727" w:themeColor="text1" w:themeTint="D8"/>
      <w:sz w:val="21"/>
      <w:szCs w:val="21"/>
    </w:rPr>
  </w:style>
  <w:style w:type="paragraph" w:styleId="Hlavika">
    <w:name w:val="header"/>
    <w:basedOn w:val="Normlny"/>
    <w:link w:val="HlavikaChar"/>
    <w:uiPriority w:val="99"/>
    <w:unhideWhenUsed/>
    <w:rsid w:val="00A83512"/>
    <w:pPr>
      <w:tabs>
        <w:tab w:val="center" w:pos="4536"/>
        <w:tab w:val="right" w:pos="9072"/>
      </w:tabs>
      <w:spacing w:after="0"/>
    </w:pPr>
  </w:style>
  <w:style w:type="character" w:customStyle="1" w:styleId="HlavikaChar">
    <w:name w:val="Hlavička Char"/>
    <w:basedOn w:val="Predvolenpsmoodseku"/>
    <w:link w:val="Hlavika"/>
    <w:uiPriority w:val="99"/>
    <w:rsid w:val="00A83512"/>
  </w:style>
  <w:style w:type="paragraph" w:styleId="Pta">
    <w:name w:val="footer"/>
    <w:basedOn w:val="Normlny"/>
    <w:link w:val="PtaChar"/>
    <w:uiPriority w:val="99"/>
    <w:unhideWhenUsed/>
    <w:rsid w:val="00A83512"/>
    <w:pPr>
      <w:tabs>
        <w:tab w:val="center" w:pos="4536"/>
        <w:tab w:val="right" w:pos="9072"/>
      </w:tabs>
      <w:spacing w:after="0"/>
    </w:pPr>
  </w:style>
  <w:style w:type="character" w:customStyle="1" w:styleId="PtaChar">
    <w:name w:val="Päta Char"/>
    <w:basedOn w:val="Predvolenpsmoodseku"/>
    <w:link w:val="Pta"/>
    <w:uiPriority w:val="99"/>
    <w:rsid w:val="00A83512"/>
  </w:style>
  <w:style w:type="paragraph" w:styleId="Obsah1">
    <w:name w:val="toc 1"/>
    <w:basedOn w:val="Normlny"/>
    <w:next w:val="Normlny"/>
    <w:autoRedefine/>
    <w:uiPriority w:val="39"/>
    <w:unhideWhenUsed/>
    <w:rsid w:val="0043486E"/>
    <w:pPr>
      <w:tabs>
        <w:tab w:val="left" w:pos="1200"/>
        <w:tab w:val="right" w:leader="dot" w:pos="9062"/>
      </w:tabs>
      <w:spacing w:before="120" w:after="0"/>
      <w:jc w:val="left"/>
    </w:pPr>
    <w:rPr>
      <w:rFonts w:cs="Times New Roman"/>
      <w:b/>
      <w:bCs/>
      <w:noProof/>
      <w:sz w:val="28"/>
      <w:szCs w:val="28"/>
    </w:rPr>
  </w:style>
  <w:style w:type="paragraph" w:styleId="Obsah2">
    <w:name w:val="toc 2"/>
    <w:basedOn w:val="Normlny"/>
    <w:next w:val="Normlny"/>
    <w:autoRedefine/>
    <w:uiPriority w:val="39"/>
    <w:unhideWhenUsed/>
    <w:rsid w:val="00D12868"/>
    <w:pPr>
      <w:spacing w:before="120" w:after="0"/>
      <w:ind w:left="240"/>
      <w:jc w:val="left"/>
    </w:pPr>
    <w:rPr>
      <w:rFonts w:asciiTheme="minorHAnsi" w:hAnsiTheme="minorHAnsi" w:cstheme="minorHAnsi"/>
      <w:b/>
      <w:bCs/>
      <w:sz w:val="22"/>
    </w:rPr>
  </w:style>
  <w:style w:type="paragraph" w:styleId="Hlavikaobsahu">
    <w:name w:val="TOC Heading"/>
    <w:basedOn w:val="Nadpis1"/>
    <w:next w:val="Normlny"/>
    <w:uiPriority w:val="39"/>
    <w:unhideWhenUsed/>
    <w:qFormat/>
    <w:rsid w:val="00D12868"/>
    <w:pPr>
      <w:numPr>
        <w:numId w:val="0"/>
      </w:numPr>
      <w:spacing w:before="240" w:after="0"/>
      <w:outlineLvl w:val="9"/>
    </w:pPr>
    <w:rPr>
      <w:rFonts w:asciiTheme="majorHAnsi" w:hAnsiTheme="majorHAnsi"/>
      <w:b w:val="0"/>
      <w:caps w:val="0"/>
      <w:color w:val="2F5496" w:themeColor="accent1" w:themeShade="BF"/>
      <w:lang w:eastAsia="sk-SK"/>
    </w:rPr>
  </w:style>
  <w:style w:type="character" w:styleId="Hypertextovprepojenie">
    <w:name w:val="Hyperlink"/>
    <w:basedOn w:val="Predvolenpsmoodseku"/>
    <w:uiPriority w:val="99"/>
    <w:unhideWhenUsed/>
    <w:rsid w:val="00D12868"/>
    <w:rPr>
      <w:color w:val="0563C1" w:themeColor="hyperlink"/>
      <w:u w:val="single"/>
    </w:rPr>
  </w:style>
  <w:style w:type="paragraph" w:styleId="Odsekzoznamu">
    <w:name w:val="List Paragraph"/>
    <w:basedOn w:val="Normlny"/>
    <w:uiPriority w:val="34"/>
    <w:qFormat/>
    <w:rsid w:val="008929E0"/>
    <w:pPr>
      <w:ind w:left="720"/>
      <w:contextualSpacing/>
    </w:pPr>
  </w:style>
  <w:style w:type="paragraph" w:styleId="Popis">
    <w:name w:val="caption"/>
    <w:basedOn w:val="Normlny"/>
    <w:next w:val="Normlny"/>
    <w:uiPriority w:val="35"/>
    <w:unhideWhenUsed/>
    <w:qFormat/>
    <w:rsid w:val="008A432C"/>
    <w:pPr>
      <w:spacing w:before="120" w:after="60"/>
      <w:ind w:firstLine="0"/>
    </w:pPr>
    <w:rPr>
      <w:iCs/>
      <w:sz w:val="18"/>
      <w:szCs w:val="18"/>
    </w:rPr>
  </w:style>
  <w:style w:type="paragraph" w:styleId="Bibliografia">
    <w:name w:val="Bibliography"/>
    <w:basedOn w:val="Normlny"/>
    <w:next w:val="Normlny"/>
    <w:uiPriority w:val="37"/>
    <w:unhideWhenUsed/>
    <w:rsid w:val="00031467"/>
  </w:style>
  <w:style w:type="paragraph" w:customStyle="1" w:styleId="messagelistitem-1-jvgy">
    <w:name w:val="messagelistitem-1-jvgy"/>
    <w:basedOn w:val="Normlny"/>
    <w:rsid w:val="00C36425"/>
    <w:pPr>
      <w:spacing w:before="100" w:beforeAutospacing="1" w:after="100" w:afterAutospacing="1"/>
      <w:ind w:firstLine="0"/>
      <w:mirrorIndents w:val="0"/>
      <w:jc w:val="left"/>
    </w:pPr>
    <w:rPr>
      <w:rFonts w:eastAsia="Times New Roman" w:cs="Times New Roman"/>
      <w:szCs w:val="24"/>
      <w:lang w:eastAsia="sk-SK"/>
    </w:rPr>
  </w:style>
  <w:style w:type="character" w:customStyle="1" w:styleId="latin12compacttimestamp-38a8ou">
    <w:name w:val="latin12compacttimestamp-38a8ou"/>
    <w:basedOn w:val="Predvolenpsmoodseku"/>
    <w:rsid w:val="00C36425"/>
  </w:style>
  <w:style w:type="paragraph" w:styleId="Obsah3">
    <w:name w:val="toc 3"/>
    <w:basedOn w:val="Normlny"/>
    <w:next w:val="Normlny"/>
    <w:autoRedefine/>
    <w:uiPriority w:val="39"/>
    <w:unhideWhenUsed/>
    <w:rsid w:val="00BC4F09"/>
    <w:pPr>
      <w:spacing w:after="0"/>
      <w:ind w:left="480"/>
      <w:jc w:val="left"/>
    </w:pPr>
    <w:rPr>
      <w:rFonts w:asciiTheme="minorHAnsi" w:hAnsiTheme="minorHAnsi" w:cstheme="minorHAnsi"/>
      <w:sz w:val="20"/>
      <w:szCs w:val="20"/>
    </w:rPr>
  </w:style>
  <w:style w:type="paragraph" w:styleId="Bezriadkovania">
    <w:name w:val="No Spacing"/>
    <w:uiPriority w:val="1"/>
    <w:qFormat/>
    <w:rsid w:val="00987DA9"/>
    <w:pPr>
      <w:spacing w:after="0" w:line="240" w:lineRule="auto"/>
      <w:ind w:firstLine="709"/>
      <w:mirrorIndents/>
      <w:jc w:val="both"/>
    </w:pPr>
    <w:rPr>
      <w:rFonts w:ascii="Times New Roman" w:hAnsi="Times New Roman"/>
      <w:sz w:val="24"/>
    </w:rPr>
  </w:style>
  <w:style w:type="paragraph" w:styleId="Obsah4">
    <w:name w:val="toc 4"/>
    <w:basedOn w:val="Normlny"/>
    <w:next w:val="Normlny"/>
    <w:autoRedefine/>
    <w:uiPriority w:val="39"/>
    <w:unhideWhenUsed/>
    <w:rsid w:val="00F51B4C"/>
    <w:pPr>
      <w:spacing w:after="0"/>
      <w:ind w:left="720"/>
      <w:jc w:val="left"/>
    </w:pPr>
    <w:rPr>
      <w:rFonts w:asciiTheme="minorHAnsi" w:hAnsiTheme="minorHAnsi" w:cstheme="minorHAnsi"/>
      <w:sz w:val="20"/>
      <w:szCs w:val="20"/>
    </w:rPr>
  </w:style>
  <w:style w:type="paragraph" w:styleId="Obsah5">
    <w:name w:val="toc 5"/>
    <w:basedOn w:val="Normlny"/>
    <w:next w:val="Normlny"/>
    <w:autoRedefine/>
    <w:uiPriority w:val="39"/>
    <w:unhideWhenUsed/>
    <w:rsid w:val="00F51B4C"/>
    <w:pPr>
      <w:spacing w:after="0"/>
      <w:ind w:left="960"/>
      <w:jc w:val="left"/>
    </w:pPr>
    <w:rPr>
      <w:rFonts w:asciiTheme="minorHAnsi" w:hAnsiTheme="minorHAnsi" w:cstheme="minorHAnsi"/>
      <w:sz w:val="20"/>
      <w:szCs w:val="20"/>
    </w:rPr>
  </w:style>
  <w:style w:type="paragraph" w:styleId="Obsah6">
    <w:name w:val="toc 6"/>
    <w:basedOn w:val="Normlny"/>
    <w:next w:val="Normlny"/>
    <w:autoRedefine/>
    <w:uiPriority w:val="39"/>
    <w:unhideWhenUsed/>
    <w:rsid w:val="00F51B4C"/>
    <w:pPr>
      <w:spacing w:after="0"/>
      <w:ind w:left="1200"/>
      <w:jc w:val="left"/>
    </w:pPr>
    <w:rPr>
      <w:rFonts w:asciiTheme="minorHAnsi" w:hAnsiTheme="minorHAnsi" w:cstheme="minorHAnsi"/>
      <w:sz w:val="20"/>
      <w:szCs w:val="20"/>
    </w:rPr>
  </w:style>
  <w:style w:type="paragraph" w:styleId="Obsah7">
    <w:name w:val="toc 7"/>
    <w:basedOn w:val="Normlny"/>
    <w:next w:val="Normlny"/>
    <w:autoRedefine/>
    <w:uiPriority w:val="39"/>
    <w:unhideWhenUsed/>
    <w:rsid w:val="00F51B4C"/>
    <w:pPr>
      <w:spacing w:after="0"/>
      <w:ind w:left="1440"/>
      <w:jc w:val="left"/>
    </w:pPr>
    <w:rPr>
      <w:rFonts w:asciiTheme="minorHAnsi" w:hAnsiTheme="minorHAnsi" w:cstheme="minorHAnsi"/>
      <w:sz w:val="20"/>
      <w:szCs w:val="20"/>
    </w:rPr>
  </w:style>
  <w:style w:type="paragraph" w:styleId="Obsah8">
    <w:name w:val="toc 8"/>
    <w:basedOn w:val="Normlny"/>
    <w:next w:val="Normlny"/>
    <w:autoRedefine/>
    <w:uiPriority w:val="39"/>
    <w:unhideWhenUsed/>
    <w:rsid w:val="00F51B4C"/>
    <w:pPr>
      <w:spacing w:after="0"/>
      <w:ind w:left="1680"/>
      <w:jc w:val="left"/>
    </w:pPr>
    <w:rPr>
      <w:rFonts w:asciiTheme="minorHAnsi" w:hAnsiTheme="minorHAnsi" w:cstheme="minorHAnsi"/>
      <w:sz w:val="20"/>
      <w:szCs w:val="20"/>
    </w:rPr>
  </w:style>
  <w:style w:type="paragraph" w:styleId="Obsah9">
    <w:name w:val="toc 9"/>
    <w:basedOn w:val="Normlny"/>
    <w:next w:val="Normlny"/>
    <w:autoRedefine/>
    <w:uiPriority w:val="39"/>
    <w:unhideWhenUsed/>
    <w:rsid w:val="00F51B4C"/>
    <w:pPr>
      <w:spacing w:after="0"/>
      <w:ind w:left="1920"/>
      <w:jc w:val="left"/>
    </w:pPr>
    <w:rPr>
      <w:rFonts w:asciiTheme="minorHAnsi" w:hAnsiTheme="minorHAnsi" w:cstheme="minorHAnsi"/>
      <w:sz w:val="20"/>
      <w:szCs w:val="20"/>
    </w:rPr>
  </w:style>
  <w:style w:type="character" w:styleId="Odkaznakomentr">
    <w:name w:val="annotation reference"/>
    <w:basedOn w:val="Predvolenpsmoodseku"/>
    <w:uiPriority w:val="99"/>
    <w:semiHidden/>
    <w:unhideWhenUsed/>
    <w:rsid w:val="008202B8"/>
    <w:rPr>
      <w:sz w:val="16"/>
      <w:szCs w:val="16"/>
    </w:rPr>
  </w:style>
  <w:style w:type="paragraph" w:styleId="Textkomentra">
    <w:name w:val="annotation text"/>
    <w:basedOn w:val="Normlny"/>
    <w:link w:val="TextkomentraChar"/>
    <w:uiPriority w:val="99"/>
    <w:unhideWhenUsed/>
    <w:rsid w:val="008202B8"/>
    <w:rPr>
      <w:sz w:val="20"/>
      <w:szCs w:val="20"/>
    </w:rPr>
  </w:style>
  <w:style w:type="character" w:customStyle="1" w:styleId="TextkomentraChar">
    <w:name w:val="Text komentára Char"/>
    <w:basedOn w:val="Predvolenpsmoodseku"/>
    <w:link w:val="Textkomentra"/>
    <w:uiPriority w:val="99"/>
    <w:rsid w:val="008202B8"/>
    <w:rPr>
      <w:rFonts w:ascii="Times New Roman" w:hAnsi="Times New Roman"/>
      <w:sz w:val="20"/>
      <w:szCs w:val="20"/>
    </w:rPr>
  </w:style>
  <w:style w:type="paragraph" w:styleId="Predmetkomentra">
    <w:name w:val="annotation subject"/>
    <w:basedOn w:val="Textkomentra"/>
    <w:next w:val="Textkomentra"/>
    <w:link w:val="PredmetkomentraChar"/>
    <w:uiPriority w:val="99"/>
    <w:semiHidden/>
    <w:unhideWhenUsed/>
    <w:rsid w:val="008202B8"/>
    <w:rPr>
      <w:b/>
      <w:bCs/>
    </w:rPr>
  </w:style>
  <w:style w:type="character" w:customStyle="1" w:styleId="PredmetkomentraChar">
    <w:name w:val="Predmet komentára Char"/>
    <w:basedOn w:val="TextkomentraChar"/>
    <w:link w:val="Predmetkomentra"/>
    <w:uiPriority w:val="99"/>
    <w:semiHidden/>
    <w:rsid w:val="008202B8"/>
    <w:rPr>
      <w:rFonts w:ascii="Times New Roman" w:hAnsi="Times New Roman"/>
      <w:b/>
      <w:bCs/>
      <w:sz w:val="20"/>
      <w:szCs w:val="20"/>
    </w:rPr>
  </w:style>
  <w:style w:type="paragraph" w:styleId="Zoznamobrzkov">
    <w:name w:val="table of figures"/>
    <w:basedOn w:val="Normlny"/>
    <w:next w:val="Normlny"/>
    <w:uiPriority w:val="99"/>
    <w:unhideWhenUsed/>
    <w:rsid w:val="00A66F0D"/>
    <w:pPr>
      <w:spacing w:after="0"/>
    </w:pPr>
  </w:style>
  <w:style w:type="character" w:customStyle="1" w:styleId="markedcontent">
    <w:name w:val="markedcontent"/>
    <w:basedOn w:val="Predvolenpsmoodseku"/>
    <w:rsid w:val="003221AE"/>
  </w:style>
  <w:style w:type="character" w:styleId="Vrazn">
    <w:name w:val="Strong"/>
    <w:basedOn w:val="Predvolenpsmoodseku"/>
    <w:uiPriority w:val="22"/>
    <w:qFormat/>
    <w:rsid w:val="003221AE"/>
    <w:rPr>
      <w:b/>
      <w:bCs/>
    </w:rPr>
  </w:style>
  <w:style w:type="character" w:styleId="PouitHypertextovPrepojenie">
    <w:name w:val="FollowedHyperlink"/>
    <w:basedOn w:val="Predvolenpsmoodseku"/>
    <w:uiPriority w:val="99"/>
    <w:semiHidden/>
    <w:unhideWhenUsed/>
    <w:rsid w:val="00A250D0"/>
    <w:rPr>
      <w:color w:val="954F72" w:themeColor="followedHyperlink"/>
      <w:u w:val="single"/>
    </w:rPr>
  </w:style>
  <w:style w:type="paragraph" w:customStyle="1" w:styleId="first">
    <w:name w:val="first"/>
    <w:basedOn w:val="Normlny"/>
    <w:rsid w:val="00334AC8"/>
    <w:pPr>
      <w:spacing w:before="100" w:beforeAutospacing="1" w:after="100" w:afterAutospacing="1"/>
      <w:ind w:firstLine="0"/>
      <w:mirrorIndents w:val="0"/>
      <w:jc w:val="left"/>
    </w:pPr>
    <w:rPr>
      <w:rFonts w:eastAsia="Times New Roman" w:cs="Times New Roman"/>
      <w:szCs w:val="24"/>
      <w:lang w:eastAsia="sk-SK"/>
    </w:rPr>
  </w:style>
  <w:style w:type="paragraph" w:customStyle="1" w:styleId="last">
    <w:name w:val="last"/>
    <w:basedOn w:val="Normlny"/>
    <w:rsid w:val="00334AC8"/>
    <w:pPr>
      <w:spacing w:before="100" w:beforeAutospacing="1" w:after="100" w:afterAutospacing="1"/>
      <w:ind w:firstLine="0"/>
      <w:mirrorIndents w:val="0"/>
      <w:jc w:val="left"/>
    </w:pPr>
    <w:rPr>
      <w:rFonts w:eastAsia="Times New Roman" w:cs="Times New Roman"/>
      <w:szCs w:val="24"/>
      <w:lang w:eastAsia="sk-SK"/>
    </w:rPr>
  </w:style>
  <w:style w:type="table" w:styleId="Mriekatabuky">
    <w:name w:val="Table Grid"/>
    <w:basedOn w:val="Normlnatabuka"/>
    <w:uiPriority w:val="39"/>
    <w:rsid w:val="002679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uiPriority w:val="99"/>
    <w:semiHidden/>
    <w:unhideWhenUsed/>
    <w:rsid w:val="00DA6570"/>
    <w:pPr>
      <w:spacing w:after="0"/>
    </w:pPr>
    <w:rPr>
      <w:sz w:val="20"/>
      <w:szCs w:val="20"/>
    </w:rPr>
  </w:style>
  <w:style w:type="character" w:customStyle="1" w:styleId="TextpoznmkypodiarouChar">
    <w:name w:val="Text poznámky pod čiarou Char"/>
    <w:basedOn w:val="Predvolenpsmoodseku"/>
    <w:link w:val="Textpoznmkypodiarou"/>
    <w:uiPriority w:val="99"/>
    <w:semiHidden/>
    <w:rsid w:val="00DA6570"/>
    <w:rPr>
      <w:rFonts w:ascii="Times New Roman" w:hAnsi="Times New Roman"/>
      <w:sz w:val="20"/>
      <w:szCs w:val="20"/>
    </w:rPr>
  </w:style>
  <w:style w:type="character" w:styleId="Odkaznapoznmkupodiarou">
    <w:name w:val="footnote reference"/>
    <w:basedOn w:val="Predvolenpsmoodseku"/>
    <w:uiPriority w:val="99"/>
    <w:semiHidden/>
    <w:unhideWhenUsed/>
    <w:rsid w:val="00DA65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317">
      <w:bodyDiv w:val="1"/>
      <w:marLeft w:val="0"/>
      <w:marRight w:val="0"/>
      <w:marTop w:val="0"/>
      <w:marBottom w:val="0"/>
      <w:divBdr>
        <w:top w:val="none" w:sz="0" w:space="0" w:color="auto"/>
        <w:left w:val="none" w:sz="0" w:space="0" w:color="auto"/>
        <w:bottom w:val="none" w:sz="0" w:space="0" w:color="auto"/>
        <w:right w:val="none" w:sz="0" w:space="0" w:color="auto"/>
      </w:divBdr>
    </w:div>
    <w:div w:id="1975664">
      <w:bodyDiv w:val="1"/>
      <w:marLeft w:val="0"/>
      <w:marRight w:val="0"/>
      <w:marTop w:val="0"/>
      <w:marBottom w:val="0"/>
      <w:divBdr>
        <w:top w:val="none" w:sz="0" w:space="0" w:color="auto"/>
        <w:left w:val="none" w:sz="0" w:space="0" w:color="auto"/>
        <w:bottom w:val="none" w:sz="0" w:space="0" w:color="auto"/>
        <w:right w:val="none" w:sz="0" w:space="0" w:color="auto"/>
      </w:divBdr>
    </w:div>
    <w:div w:id="2098636">
      <w:bodyDiv w:val="1"/>
      <w:marLeft w:val="0"/>
      <w:marRight w:val="0"/>
      <w:marTop w:val="0"/>
      <w:marBottom w:val="0"/>
      <w:divBdr>
        <w:top w:val="none" w:sz="0" w:space="0" w:color="auto"/>
        <w:left w:val="none" w:sz="0" w:space="0" w:color="auto"/>
        <w:bottom w:val="none" w:sz="0" w:space="0" w:color="auto"/>
        <w:right w:val="none" w:sz="0" w:space="0" w:color="auto"/>
      </w:divBdr>
    </w:div>
    <w:div w:id="6912054">
      <w:bodyDiv w:val="1"/>
      <w:marLeft w:val="0"/>
      <w:marRight w:val="0"/>
      <w:marTop w:val="0"/>
      <w:marBottom w:val="0"/>
      <w:divBdr>
        <w:top w:val="none" w:sz="0" w:space="0" w:color="auto"/>
        <w:left w:val="none" w:sz="0" w:space="0" w:color="auto"/>
        <w:bottom w:val="none" w:sz="0" w:space="0" w:color="auto"/>
        <w:right w:val="none" w:sz="0" w:space="0" w:color="auto"/>
      </w:divBdr>
    </w:div>
    <w:div w:id="6912450">
      <w:bodyDiv w:val="1"/>
      <w:marLeft w:val="0"/>
      <w:marRight w:val="0"/>
      <w:marTop w:val="0"/>
      <w:marBottom w:val="0"/>
      <w:divBdr>
        <w:top w:val="none" w:sz="0" w:space="0" w:color="auto"/>
        <w:left w:val="none" w:sz="0" w:space="0" w:color="auto"/>
        <w:bottom w:val="none" w:sz="0" w:space="0" w:color="auto"/>
        <w:right w:val="none" w:sz="0" w:space="0" w:color="auto"/>
      </w:divBdr>
    </w:div>
    <w:div w:id="13697916">
      <w:bodyDiv w:val="1"/>
      <w:marLeft w:val="0"/>
      <w:marRight w:val="0"/>
      <w:marTop w:val="0"/>
      <w:marBottom w:val="0"/>
      <w:divBdr>
        <w:top w:val="none" w:sz="0" w:space="0" w:color="auto"/>
        <w:left w:val="none" w:sz="0" w:space="0" w:color="auto"/>
        <w:bottom w:val="none" w:sz="0" w:space="0" w:color="auto"/>
        <w:right w:val="none" w:sz="0" w:space="0" w:color="auto"/>
      </w:divBdr>
    </w:div>
    <w:div w:id="15279510">
      <w:bodyDiv w:val="1"/>
      <w:marLeft w:val="0"/>
      <w:marRight w:val="0"/>
      <w:marTop w:val="0"/>
      <w:marBottom w:val="0"/>
      <w:divBdr>
        <w:top w:val="none" w:sz="0" w:space="0" w:color="auto"/>
        <w:left w:val="none" w:sz="0" w:space="0" w:color="auto"/>
        <w:bottom w:val="none" w:sz="0" w:space="0" w:color="auto"/>
        <w:right w:val="none" w:sz="0" w:space="0" w:color="auto"/>
      </w:divBdr>
    </w:div>
    <w:div w:id="17319501">
      <w:bodyDiv w:val="1"/>
      <w:marLeft w:val="0"/>
      <w:marRight w:val="0"/>
      <w:marTop w:val="0"/>
      <w:marBottom w:val="0"/>
      <w:divBdr>
        <w:top w:val="none" w:sz="0" w:space="0" w:color="auto"/>
        <w:left w:val="none" w:sz="0" w:space="0" w:color="auto"/>
        <w:bottom w:val="none" w:sz="0" w:space="0" w:color="auto"/>
        <w:right w:val="none" w:sz="0" w:space="0" w:color="auto"/>
      </w:divBdr>
    </w:div>
    <w:div w:id="19402114">
      <w:bodyDiv w:val="1"/>
      <w:marLeft w:val="0"/>
      <w:marRight w:val="0"/>
      <w:marTop w:val="0"/>
      <w:marBottom w:val="0"/>
      <w:divBdr>
        <w:top w:val="none" w:sz="0" w:space="0" w:color="auto"/>
        <w:left w:val="none" w:sz="0" w:space="0" w:color="auto"/>
        <w:bottom w:val="none" w:sz="0" w:space="0" w:color="auto"/>
        <w:right w:val="none" w:sz="0" w:space="0" w:color="auto"/>
      </w:divBdr>
    </w:div>
    <w:div w:id="19475699">
      <w:bodyDiv w:val="1"/>
      <w:marLeft w:val="0"/>
      <w:marRight w:val="0"/>
      <w:marTop w:val="0"/>
      <w:marBottom w:val="0"/>
      <w:divBdr>
        <w:top w:val="none" w:sz="0" w:space="0" w:color="auto"/>
        <w:left w:val="none" w:sz="0" w:space="0" w:color="auto"/>
        <w:bottom w:val="none" w:sz="0" w:space="0" w:color="auto"/>
        <w:right w:val="none" w:sz="0" w:space="0" w:color="auto"/>
      </w:divBdr>
    </w:div>
    <w:div w:id="21789058">
      <w:bodyDiv w:val="1"/>
      <w:marLeft w:val="0"/>
      <w:marRight w:val="0"/>
      <w:marTop w:val="0"/>
      <w:marBottom w:val="0"/>
      <w:divBdr>
        <w:top w:val="none" w:sz="0" w:space="0" w:color="auto"/>
        <w:left w:val="none" w:sz="0" w:space="0" w:color="auto"/>
        <w:bottom w:val="none" w:sz="0" w:space="0" w:color="auto"/>
        <w:right w:val="none" w:sz="0" w:space="0" w:color="auto"/>
      </w:divBdr>
    </w:div>
    <w:div w:id="23942431">
      <w:bodyDiv w:val="1"/>
      <w:marLeft w:val="0"/>
      <w:marRight w:val="0"/>
      <w:marTop w:val="0"/>
      <w:marBottom w:val="0"/>
      <w:divBdr>
        <w:top w:val="none" w:sz="0" w:space="0" w:color="auto"/>
        <w:left w:val="none" w:sz="0" w:space="0" w:color="auto"/>
        <w:bottom w:val="none" w:sz="0" w:space="0" w:color="auto"/>
        <w:right w:val="none" w:sz="0" w:space="0" w:color="auto"/>
      </w:divBdr>
    </w:div>
    <w:div w:id="28068915">
      <w:bodyDiv w:val="1"/>
      <w:marLeft w:val="0"/>
      <w:marRight w:val="0"/>
      <w:marTop w:val="0"/>
      <w:marBottom w:val="0"/>
      <w:divBdr>
        <w:top w:val="none" w:sz="0" w:space="0" w:color="auto"/>
        <w:left w:val="none" w:sz="0" w:space="0" w:color="auto"/>
        <w:bottom w:val="none" w:sz="0" w:space="0" w:color="auto"/>
        <w:right w:val="none" w:sz="0" w:space="0" w:color="auto"/>
      </w:divBdr>
    </w:div>
    <w:div w:id="29190636">
      <w:bodyDiv w:val="1"/>
      <w:marLeft w:val="0"/>
      <w:marRight w:val="0"/>
      <w:marTop w:val="0"/>
      <w:marBottom w:val="0"/>
      <w:divBdr>
        <w:top w:val="none" w:sz="0" w:space="0" w:color="auto"/>
        <w:left w:val="none" w:sz="0" w:space="0" w:color="auto"/>
        <w:bottom w:val="none" w:sz="0" w:space="0" w:color="auto"/>
        <w:right w:val="none" w:sz="0" w:space="0" w:color="auto"/>
      </w:divBdr>
    </w:div>
    <w:div w:id="30544617">
      <w:bodyDiv w:val="1"/>
      <w:marLeft w:val="0"/>
      <w:marRight w:val="0"/>
      <w:marTop w:val="0"/>
      <w:marBottom w:val="0"/>
      <w:divBdr>
        <w:top w:val="none" w:sz="0" w:space="0" w:color="auto"/>
        <w:left w:val="none" w:sz="0" w:space="0" w:color="auto"/>
        <w:bottom w:val="none" w:sz="0" w:space="0" w:color="auto"/>
        <w:right w:val="none" w:sz="0" w:space="0" w:color="auto"/>
      </w:divBdr>
    </w:div>
    <w:div w:id="30691887">
      <w:bodyDiv w:val="1"/>
      <w:marLeft w:val="0"/>
      <w:marRight w:val="0"/>
      <w:marTop w:val="0"/>
      <w:marBottom w:val="0"/>
      <w:divBdr>
        <w:top w:val="none" w:sz="0" w:space="0" w:color="auto"/>
        <w:left w:val="none" w:sz="0" w:space="0" w:color="auto"/>
        <w:bottom w:val="none" w:sz="0" w:space="0" w:color="auto"/>
        <w:right w:val="none" w:sz="0" w:space="0" w:color="auto"/>
      </w:divBdr>
    </w:div>
    <w:div w:id="32729598">
      <w:bodyDiv w:val="1"/>
      <w:marLeft w:val="0"/>
      <w:marRight w:val="0"/>
      <w:marTop w:val="0"/>
      <w:marBottom w:val="0"/>
      <w:divBdr>
        <w:top w:val="none" w:sz="0" w:space="0" w:color="auto"/>
        <w:left w:val="none" w:sz="0" w:space="0" w:color="auto"/>
        <w:bottom w:val="none" w:sz="0" w:space="0" w:color="auto"/>
        <w:right w:val="none" w:sz="0" w:space="0" w:color="auto"/>
      </w:divBdr>
    </w:div>
    <w:div w:id="36242446">
      <w:bodyDiv w:val="1"/>
      <w:marLeft w:val="0"/>
      <w:marRight w:val="0"/>
      <w:marTop w:val="0"/>
      <w:marBottom w:val="0"/>
      <w:divBdr>
        <w:top w:val="none" w:sz="0" w:space="0" w:color="auto"/>
        <w:left w:val="none" w:sz="0" w:space="0" w:color="auto"/>
        <w:bottom w:val="none" w:sz="0" w:space="0" w:color="auto"/>
        <w:right w:val="none" w:sz="0" w:space="0" w:color="auto"/>
      </w:divBdr>
    </w:div>
    <w:div w:id="37053182">
      <w:bodyDiv w:val="1"/>
      <w:marLeft w:val="0"/>
      <w:marRight w:val="0"/>
      <w:marTop w:val="0"/>
      <w:marBottom w:val="0"/>
      <w:divBdr>
        <w:top w:val="none" w:sz="0" w:space="0" w:color="auto"/>
        <w:left w:val="none" w:sz="0" w:space="0" w:color="auto"/>
        <w:bottom w:val="none" w:sz="0" w:space="0" w:color="auto"/>
        <w:right w:val="none" w:sz="0" w:space="0" w:color="auto"/>
      </w:divBdr>
      <w:divsChild>
        <w:div w:id="20403606">
          <w:marLeft w:val="0"/>
          <w:marRight w:val="0"/>
          <w:marTop w:val="0"/>
          <w:marBottom w:val="0"/>
          <w:divBdr>
            <w:top w:val="none" w:sz="0" w:space="0" w:color="auto"/>
            <w:left w:val="none" w:sz="0" w:space="0" w:color="auto"/>
            <w:bottom w:val="none" w:sz="0" w:space="0" w:color="auto"/>
            <w:right w:val="none" w:sz="0" w:space="0" w:color="auto"/>
          </w:divBdr>
        </w:div>
      </w:divsChild>
    </w:div>
    <w:div w:id="39014076">
      <w:bodyDiv w:val="1"/>
      <w:marLeft w:val="0"/>
      <w:marRight w:val="0"/>
      <w:marTop w:val="0"/>
      <w:marBottom w:val="0"/>
      <w:divBdr>
        <w:top w:val="none" w:sz="0" w:space="0" w:color="auto"/>
        <w:left w:val="none" w:sz="0" w:space="0" w:color="auto"/>
        <w:bottom w:val="none" w:sz="0" w:space="0" w:color="auto"/>
        <w:right w:val="none" w:sz="0" w:space="0" w:color="auto"/>
      </w:divBdr>
    </w:div>
    <w:div w:id="39522267">
      <w:bodyDiv w:val="1"/>
      <w:marLeft w:val="0"/>
      <w:marRight w:val="0"/>
      <w:marTop w:val="0"/>
      <w:marBottom w:val="0"/>
      <w:divBdr>
        <w:top w:val="none" w:sz="0" w:space="0" w:color="auto"/>
        <w:left w:val="none" w:sz="0" w:space="0" w:color="auto"/>
        <w:bottom w:val="none" w:sz="0" w:space="0" w:color="auto"/>
        <w:right w:val="none" w:sz="0" w:space="0" w:color="auto"/>
      </w:divBdr>
    </w:div>
    <w:div w:id="41100099">
      <w:bodyDiv w:val="1"/>
      <w:marLeft w:val="0"/>
      <w:marRight w:val="0"/>
      <w:marTop w:val="0"/>
      <w:marBottom w:val="0"/>
      <w:divBdr>
        <w:top w:val="none" w:sz="0" w:space="0" w:color="auto"/>
        <w:left w:val="none" w:sz="0" w:space="0" w:color="auto"/>
        <w:bottom w:val="none" w:sz="0" w:space="0" w:color="auto"/>
        <w:right w:val="none" w:sz="0" w:space="0" w:color="auto"/>
      </w:divBdr>
    </w:div>
    <w:div w:id="48118555">
      <w:bodyDiv w:val="1"/>
      <w:marLeft w:val="0"/>
      <w:marRight w:val="0"/>
      <w:marTop w:val="0"/>
      <w:marBottom w:val="0"/>
      <w:divBdr>
        <w:top w:val="none" w:sz="0" w:space="0" w:color="auto"/>
        <w:left w:val="none" w:sz="0" w:space="0" w:color="auto"/>
        <w:bottom w:val="none" w:sz="0" w:space="0" w:color="auto"/>
        <w:right w:val="none" w:sz="0" w:space="0" w:color="auto"/>
      </w:divBdr>
    </w:div>
    <w:div w:id="51658348">
      <w:bodyDiv w:val="1"/>
      <w:marLeft w:val="0"/>
      <w:marRight w:val="0"/>
      <w:marTop w:val="0"/>
      <w:marBottom w:val="0"/>
      <w:divBdr>
        <w:top w:val="none" w:sz="0" w:space="0" w:color="auto"/>
        <w:left w:val="none" w:sz="0" w:space="0" w:color="auto"/>
        <w:bottom w:val="none" w:sz="0" w:space="0" w:color="auto"/>
        <w:right w:val="none" w:sz="0" w:space="0" w:color="auto"/>
      </w:divBdr>
    </w:div>
    <w:div w:id="52781327">
      <w:bodyDiv w:val="1"/>
      <w:marLeft w:val="0"/>
      <w:marRight w:val="0"/>
      <w:marTop w:val="0"/>
      <w:marBottom w:val="0"/>
      <w:divBdr>
        <w:top w:val="none" w:sz="0" w:space="0" w:color="auto"/>
        <w:left w:val="none" w:sz="0" w:space="0" w:color="auto"/>
        <w:bottom w:val="none" w:sz="0" w:space="0" w:color="auto"/>
        <w:right w:val="none" w:sz="0" w:space="0" w:color="auto"/>
      </w:divBdr>
    </w:div>
    <w:div w:id="55129676">
      <w:bodyDiv w:val="1"/>
      <w:marLeft w:val="0"/>
      <w:marRight w:val="0"/>
      <w:marTop w:val="0"/>
      <w:marBottom w:val="0"/>
      <w:divBdr>
        <w:top w:val="none" w:sz="0" w:space="0" w:color="auto"/>
        <w:left w:val="none" w:sz="0" w:space="0" w:color="auto"/>
        <w:bottom w:val="none" w:sz="0" w:space="0" w:color="auto"/>
        <w:right w:val="none" w:sz="0" w:space="0" w:color="auto"/>
      </w:divBdr>
    </w:div>
    <w:div w:id="55593687">
      <w:bodyDiv w:val="1"/>
      <w:marLeft w:val="0"/>
      <w:marRight w:val="0"/>
      <w:marTop w:val="0"/>
      <w:marBottom w:val="0"/>
      <w:divBdr>
        <w:top w:val="none" w:sz="0" w:space="0" w:color="auto"/>
        <w:left w:val="none" w:sz="0" w:space="0" w:color="auto"/>
        <w:bottom w:val="none" w:sz="0" w:space="0" w:color="auto"/>
        <w:right w:val="none" w:sz="0" w:space="0" w:color="auto"/>
      </w:divBdr>
    </w:div>
    <w:div w:id="56635278">
      <w:bodyDiv w:val="1"/>
      <w:marLeft w:val="0"/>
      <w:marRight w:val="0"/>
      <w:marTop w:val="0"/>
      <w:marBottom w:val="0"/>
      <w:divBdr>
        <w:top w:val="none" w:sz="0" w:space="0" w:color="auto"/>
        <w:left w:val="none" w:sz="0" w:space="0" w:color="auto"/>
        <w:bottom w:val="none" w:sz="0" w:space="0" w:color="auto"/>
        <w:right w:val="none" w:sz="0" w:space="0" w:color="auto"/>
      </w:divBdr>
    </w:div>
    <w:div w:id="64423457">
      <w:bodyDiv w:val="1"/>
      <w:marLeft w:val="0"/>
      <w:marRight w:val="0"/>
      <w:marTop w:val="0"/>
      <w:marBottom w:val="0"/>
      <w:divBdr>
        <w:top w:val="none" w:sz="0" w:space="0" w:color="auto"/>
        <w:left w:val="none" w:sz="0" w:space="0" w:color="auto"/>
        <w:bottom w:val="none" w:sz="0" w:space="0" w:color="auto"/>
        <w:right w:val="none" w:sz="0" w:space="0" w:color="auto"/>
      </w:divBdr>
    </w:div>
    <w:div w:id="67191510">
      <w:bodyDiv w:val="1"/>
      <w:marLeft w:val="0"/>
      <w:marRight w:val="0"/>
      <w:marTop w:val="0"/>
      <w:marBottom w:val="0"/>
      <w:divBdr>
        <w:top w:val="none" w:sz="0" w:space="0" w:color="auto"/>
        <w:left w:val="none" w:sz="0" w:space="0" w:color="auto"/>
        <w:bottom w:val="none" w:sz="0" w:space="0" w:color="auto"/>
        <w:right w:val="none" w:sz="0" w:space="0" w:color="auto"/>
      </w:divBdr>
    </w:div>
    <w:div w:id="69889628">
      <w:bodyDiv w:val="1"/>
      <w:marLeft w:val="0"/>
      <w:marRight w:val="0"/>
      <w:marTop w:val="0"/>
      <w:marBottom w:val="0"/>
      <w:divBdr>
        <w:top w:val="none" w:sz="0" w:space="0" w:color="auto"/>
        <w:left w:val="none" w:sz="0" w:space="0" w:color="auto"/>
        <w:bottom w:val="none" w:sz="0" w:space="0" w:color="auto"/>
        <w:right w:val="none" w:sz="0" w:space="0" w:color="auto"/>
      </w:divBdr>
    </w:div>
    <w:div w:id="70352269">
      <w:bodyDiv w:val="1"/>
      <w:marLeft w:val="0"/>
      <w:marRight w:val="0"/>
      <w:marTop w:val="0"/>
      <w:marBottom w:val="0"/>
      <w:divBdr>
        <w:top w:val="none" w:sz="0" w:space="0" w:color="auto"/>
        <w:left w:val="none" w:sz="0" w:space="0" w:color="auto"/>
        <w:bottom w:val="none" w:sz="0" w:space="0" w:color="auto"/>
        <w:right w:val="none" w:sz="0" w:space="0" w:color="auto"/>
      </w:divBdr>
    </w:div>
    <w:div w:id="74404403">
      <w:bodyDiv w:val="1"/>
      <w:marLeft w:val="0"/>
      <w:marRight w:val="0"/>
      <w:marTop w:val="0"/>
      <w:marBottom w:val="0"/>
      <w:divBdr>
        <w:top w:val="none" w:sz="0" w:space="0" w:color="auto"/>
        <w:left w:val="none" w:sz="0" w:space="0" w:color="auto"/>
        <w:bottom w:val="none" w:sz="0" w:space="0" w:color="auto"/>
        <w:right w:val="none" w:sz="0" w:space="0" w:color="auto"/>
      </w:divBdr>
    </w:div>
    <w:div w:id="75177524">
      <w:bodyDiv w:val="1"/>
      <w:marLeft w:val="0"/>
      <w:marRight w:val="0"/>
      <w:marTop w:val="0"/>
      <w:marBottom w:val="0"/>
      <w:divBdr>
        <w:top w:val="none" w:sz="0" w:space="0" w:color="auto"/>
        <w:left w:val="none" w:sz="0" w:space="0" w:color="auto"/>
        <w:bottom w:val="none" w:sz="0" w:space="0" w:color="auto"/>
        <w:right w:val="none" w:sz="0" w:space="0" w:color="auto"/>
      </w:divBdr>
    </w:div>
    <w:div w:id="77676013">
      <w:bodyDiv w:val="1"/>
      <w:marLeft w:val="0"/>
      <w:marRight w:val="0"/>
      <w:marTop w:val="0"/>
      <w:marBottom w:val="0"/>
      <w:divBdr>
        <w:top w:val="none" w:sz="0" w:space="0" w:color="auto"/>
        <w:left w:val="none" w:sz="0" w:space="0" w:color="auto"/>
        <w:bottom w:val="none" w:sz="0" w:space="0" w:color="auto"/>
        <w:right w:val="none" w:sz="0" w:space="0" w:color="auto"/>
      </w:divBdr>
    </w:div>
    <w:div w:id="82916237">
      <w:bodyDiv w:val="1"/>
      <w:marLeft w:val="0"/>
      <w:marRight w:val="0"/>
      <w:marTop w:val="0"/>
      <w:marBottom w:val="0"/>
      <w:divBdr>
        <w:top w:val="none" w:sz="0" w:space="0" w:color="auto"/>
        <w:left w:val="none" w:sz="0" w:space="0" w:color="auto"/>
        <w:bottom w:val="none" w:sz="0" w:space="0" w:color="auto"/>
        <w:right w:val="none" w:sz="0" w:space="0" w:color="auto"/>
      </w:divBdr>
    </w:div>
    <w:div w:id="82994278">
      <w:bodyDiv w:val="1"/>
      <w:marLeft w:val="0"/>
      <w:marRight w:val="0"/>
      <w:marTop w:val="0"/>
      <w:marBottom w:val="0"/>
      <w:divBdr>
        <w:top w:val="none" w:sz="0" w:space="0" w:color="auto"/>
        <w:left w:val="none" w:sz="0" w:space="0" w:color="auto"/>
        <w:bottom w:val="none" w:sz="0" w:space="0" w:color="auto"/>
        <w:right w:val="none" w:sz="0" w:space="0" w:color="auto"/>
      </w:divBdr>
    </w:div>
    <w:div w:id="86267964">
      <w:bodyDiv w:val="1"/>
      <w:marLeft w:val="0"/>
      <w:marRight w:val="0"/>
      <w:marTop w:val="0"/>
      <w:marBottom w:val="0"/>
      <w:divBdr>
        <w:top w:val="none" w:sz="0" w:space="0" w:color="auto"/>
        <w:left w:val="none" w:sz="0" w:space="0" w:color="auto"/>
        <w:bottom w:val="none" w:sz="0" w:space="0" w:color="auto"/>
        <w:right w:val="none" w:sz="0" w:space="0" w:color="auto"/>
      </w:divBdr>
    </w:div>
    <w:div w:id="87192929">
      <w:bodyDiv w:val="1"/>
      <w:marLeft w:val="0"/>
      <w:marRight w:val="0"/>
      <w:marTop w:val="0"/>
      <w:marBottom w:val="0"/>
      <w:divBdr>
        <w:top w:val="none" w:sz="0" w:space="0" w:color="auto"/>
        <w:left w:val="none" w:sz="0" w:space="0" w:color="auto"/>
        <w:bottom w:val="none" w:sz="0" w:space="0" w:color="auto"/>
        <w:right w:val="none" w:sz="0" w:space="0" w:color="auto"/>
      </w:divBdr>
    </w:div>
    <w:div w:id="92438428">
      <w:bodyDiv w:val="1"/>
      <w:marLeft w:val="0"/>
      <w:marRight w:val="0"/>
      <w:marTop w:val="0"/>
      <w:marBottom w:val="0"/>
      <w:divBdr>
        <w:top w:val="none" w:sz="0" w:space="0" w:color="auto"/>
        <w:left w:val="none" w:sz="0" w:space="0" w:color="auto"/>
        <w:bottom w:val="none" w:sz="0" w:space="0" w:color="auto"/>
        <w:right w:val="none" w:sz="0" w:space="0" w:color="auto"/>
      </w:divBdr>
    </w:div>
    <w:div w:id="93018655">
      <w:bodyDiv w:val="1"/>
      <w:marLeft w:val="0"/>
      <w:marRight w:val="0"/>
      <w:marTop w:val="0"/>
      <w:marBottom w:val="0"/>
      <w:divBdr>
        <w:top w:val="none" w:sz="0" w:space="0" w:color="auto"/>
        <w:left w:val="none" w:sz="0" w:space="0" w:color="auto"/>
        <w:bottom w:val="none" w:sz="0" w:space="0" w:color="auto"/>
        <w:right w:val="none" w:sz="0" w:space="0" w:color="auto"/>
      </w:divBdr>
    </w:div>
    <w:div w:id="98381947">
      <w:bodyDiv w:val="1"/>
      <w:marLeft w:val="0"/>
      <w:marRight w:val="0"/>
      <w:marTop w:val="0"/>
      <w:marBottom w:val="0"/>
      <w:divBdr>
        <w:top w:val="none" w:sz="0" w:space="0" w:color="auto"/>
        <w:left w:val="none" w:sz="0" w:space="0" w:color="auto"/>
        <w:bottom w:val="none" w:sz="0" w:space="0" w:color="auto"/>
        <w:right w:val="none" w:sz="0" w:space="0" w:color="auto"/>
      </w:divBdr>
    </w:div>
    <w:div w:id="104471630">
      <w:bodyDiv w:val="1"/>
      <w:marLeft w:val="0"/>
      <w:marRight w:val="0"/>
      <w:marTop w:val="0"/>
      <w:marBottom w:val="0"/>
      <w:divBdr>
        <w:top w:val="none" w:sz="0" w:space="0" w:color="auto"/>
        <w:left w:val="none" w:sz="0" w:space="0" w:color="auto"/>
        <w:bottom w:val="none" w:sz="0" w:space="0" w:color="auto"/>
        <w:right w:val="none" w:sz="0" w:space="0" w:color="auto"/>
      </w:divBdr>
    </w:div>
    <w:div w:id="105276204">
      <w:bodyDiv w:val="1"/>
      <w:marLeft w:val="0"/>
      <w:marRight w:val="0"/>
      <w:marTop w:val="0"/>
      <w:marBottom w:val="0"/>
      <w:divBdr>
        <w:top w:val="none" w:sz="0" w:space="0" w:color="auto"/>
        <w:left w:val="none" w:sz="0" w:space="0" w:color="auto"/>
        <w:bottom w:val="none" w:sz="0" w:space="0" w:color="auto"/>
        <w:right w:val="none" w:sz="0" w:space="0" w:color="auto"/>
      </w:divBdr>
    </w:div>
    <w:div w:id="107705572">
      <w:bodyDiv w:val="1"/>
      <w:marLeft w:val="0"/>
      <w:marRight w:val="0"/>
      <w:marTop w:val="0"/>
      <w:marBottom w:val="0"/>
      <w:divBdr>
        <w:top w:val="none" w:sz="0" w:space="0" w:color="auto"/>
        <w:left w:val="none" w:sz="0" w:space="0" w:color="auto"/>
        <w:bottom w:val="none" w:sz="0" w:space="0" w:color="auto"/>
        <w:right w:val="none" w:sz="0" w:space="0" w:color="auto"/>
      </w:divBdr>
    </w:div>
    <w:div w:id="107741500">
      <w:bodyDiv w:val="1"/>
      <w:marLeft w:val="0"/>
      <w:marRight w:val="0"/>
      <w:marTop w:val="0"/>
      <w:marBottom w:val="0"/>
      <w:divBdr>
        <w:top w:val="none" w:sz="0" w:space="0" w:color="auto"/>
        <w:left w:val="none" w:sz="0" w:space="0" w:color="auto"/>
        <w:bottom w:val="none" w:sz="0" w:space="0" w:color="auto"/>
        <w:right w:val="none" w:sz="0" w:space="0" w:color="auto"/>
      </w:divBdr>
    </w:div>
    <w:div w:id="107748254">
      <w:bodyDiv w:val="1"/>
      <w:marLeft w:val="0"/>
      <w:marRight w:val="0"/>
      <w:marTop w:val="0"/>
      <w:marBottom w:val="0"/>
      <w:divBdr>
        <w:top w:val="none" w:sz="0" w:space="0" w:color="auto"/>
        <w:left w:val="none" w:sz="0" w:space="0" w:color="auto"/>
        <w:bottom w:val="none" w:sz="0" w:space="0" w:color="auto"/>
        <w:right w:val="none" w:sz="0" w:space="0" w:color="auto"/>
      </w:divBdr>
    </w:div>
    <w:div w:id="110243361">
      <w:bodyDiv w:val="1"/>
      <w:marLeft w:val="0"/>
      <w:marRight w:val="0"/>
      <w:marTop w:val="0"/>
      <w:marBottom w:val="0"/>
      <w:divBdr>
        <w:top w:val="none" w:sz="0" w:space="0" w:color="auto"/>
        <w:left w:val="none" w:sz="0" w:space="0" w:color="auto"/>
        <w:bottom w:val="none" w:sz="0" w:space="0" w:color="auto"/>
        <w:right w:val="none" w:sz="0" w:space="0" w:color="auto"/>
      </w:divBdr>
    </w:div>
    <w:div w:id="112015673">
      <w:bodyDiv w:val="1"/>
      <w:marLeft w:val="0"/>
      <w:marRight w:val="0"/>
      <w:marTop w:val="0"/>
      <w:marBottom w:val="0"/>
      <w:divBdr>
        <w:top w:val="none" w:sz="0" w:space="0" w:color="auto"/>
        <w:left w:val="none" w:sz="0" w:space="0" w:color="auto"/>
        <w:bottom w:val="none" w:sz="0" w:space="0" w:color="auto"/>
        <w:right w:val="none" w:sz="0" w:space="0" w:color="auto"/>
      </w:divBdr>
    </w:div>
    <w:div w:id="113449129">
      <w:bodyDiv w:val="1"/>
      <w:marLeft w:val="0"/>
      <w:marRight w:val="0"/>
      <w:marTop w:val="0"/>
      <w:marBottom w:val="0"/>
      <w:divBdr>
        <w:top w:val="none" w:sz="0" w:space="0" w:color="auto"/>
        <w:left w:val="none" w:sz="0" w:space="0" w:color="auto"/>
        <w:bottom w:val="none" w:sz="0" w:space="0" w:color="auto"/>
        <w:right w:val="none" w:sz="0" w:space="0" w:color="auto"/>
      </w:divBdr>
    </w:div>
    <w:div w:id="117112833">
      <w:bodyDiv w:val="1"/>
      <w:marLeft w:val="0"/>
      <w:marRight w:val="0"/>
      <w:marTop w:val="0"/>
      <w:marBottom w:val="0"/>
      <w:divBdr>
        <w:top w:val="none" w:sz="0" w:space="0" w:color="auto"/>
        <w:left w:val="none" w:sz="0" w:space="0" w:color="auto"/>
        <w:bottom w:val="none" w:sz="0" w:space="0" w:color="auto"/>
        <w:right w:val="none" w:sz="0" w:space="0" w:color="auto"/>
      </w:divBdr>
    </w:div>
    <w:div w:id="117575538">
      <w:bodyDiv w:val="1"/>
      <w:marLeft w:val="0"/>
      <w:marRight w:val="0"/>
      <w:marTop w:val="0"/>
      <w:marBottom w:val="0"/>
      <w:divBdr>
        <w:top w:val="none" w:sz="0" w:space="0" w:color="auto"/>
        <w:left w:val="none" w:sz="0" w:space="0" w:color="auto"/>
        <w:bottom w:val="none" w:sz="0" w:space="0" w:color="auto"/>
        <w:right w:val="none" w:sz="0" w:space="0" w:color="auto"/>
      </w:divBdr>
    </w:div>
    <w:div w:id="118187483">
      <w:bodyDiv w:val="1"/>
      <w:marLeft w:val="0"/>
      <w:marRight w:val="0"/>
      <w:marTop w:val="0"/>
      <w:marBottom w:val="0"/>
      <w:divBdr>
        <w:top w:val="none" w:sz="0" w:space="0" w:color="auto"/>
        <w:left w:val="none" w:sz="0" w:space="0" w:color="auto"/>
        <w:bottom w:val="none" w:sz="0" w:space="0" w:color="auto"/>
        <w:right w:val="none" w:sz="0" w:space="0" w:color="auto"/>
      </w:divBdr>
    </w:div>
    <w:div w:id="122620802">
      <w:bodyDiv w:val="1"/>
      <w:marLeft w:val="0"/>
      <w:marRight w:val="0"/>
      <w:marTop w:val="0"/>
      <w:marBottom w:val="0"/>
      <w:divBdr>
        <w:top w:val="none" w:sz="0" w:space="0" w:color="auto"/>
        <w:left w:val="none" w:sz="0" w:space="0" w:color="auto"/>
        <w:bottom w:val="none" w:sz="0" w:space="0" w:color="auto"/>
        <w:right w:val="none" w:sz="0" w:space="0" w:color="auto"/>
      </w:divBdr>
    </w:div>
    <w:div w:id="123814798">
      <w:bodyDiv w:val="1"/>
      <w:marLeft w:val="0"/>
      <w:marRight w:val="0"/>
      <w:marTop w:val="0"/>
      <w:marBottom w:val="0"/>
      <w:divBdr>
        <w:top w:val="none" w:sz="0" w:space="0" w:color="auto"/>
        <w:left w:val="none" w:sz="0" w:space="0" w:color="auto"/>
        <w:bottom w:val="none" w:sz="0" w:space="0" w:color="auto"/>
        <w:right w:val="none" w:sz="0" w:space="0" w:color="auto"/>
      </w:divBdr>
    </w:div>
    <w:div w:id="130708022">
      <w:bodyDiv w:val="1"/>
      <w:marLeft w:val="0"/>
      <w:marRight w:val="0"/>
      <w:marTop w:val="0"/>
      <w:marBottom w:val="0"/>
      <w:divBdr>
        <w:top w:val="none" w:sz="0" w:space="0" w:color="auto"/>
        <w:left w:val="none" w:sz="0" w:space="0" w:color="auto"/>
        <w:bottom w:val="none" w:sz="0" w:space="0" w:color="auto"/>
        <w:right w:val="none" w:sz="0" w:space="0" w:color="auto"/>
      </w:divBdr>
    </w:div>
    <w:div w:id="134102391">
      <w:bodyDiv w:val="1"/>
      <w:marLeft w:val="0"/>
      <w:marRight w:val="0"/>
      <w:marTop w:val="0"/>
      <w:marBottom w:val="0"/>
      <w:divBdr>
        <w:top w:val="none" w:sz="0" w:space="0" w:color="auto"/>
        <w:left w:val="none" w:sz="0" w:space="0" w:color="auto"/>
        <w:bottom w:val="none" w:sz="0" w:space="0" w:color="auto"/>
        <w:right w:val="none" w:sz="0" w:space="0" w:color="auto"/>
      </w:divBdr>
    </w:div>
    <w:div w:id="135606656">
      <w:bodyDiv w:val="1"/>
      <w:marLeft w:val="0"/>
      <w:marRight w:val="0"/>
      <w:marTop w:val="0"/>
      <w:marBottom w:val="0"/>
      <w:divBdr>
        <w:top w:val="none" w:sz="0" w:space="0" w:color="auto"/>
        <w:left w:val="none" w:sz="0" w:space="0" w:color="auto"/>
        <w:bottom w:val="none" w:sz="0" w:space="0" w:color="auto"/>
        <w:right w:val="none" w:sz="0" w:space="0" w:color="auto"/>
      </w:divBdr>
    </w:div>
    <w:div w:id="142352093">
      <w:bodyDiv w:val="1"/>
      <w:marLeft w:val="0"/>
      <w:marRight w:val="0"/>
      <w:marTop w:val="0"/>
      <w:marBottom w:val="0"/>
      <w:divBdr>
        <w:top w:val="none" w:sz="0" w:space="0" w:color="auto"/>
        <w:left w:val="none" w:sz="0" w:space="0" w:color="auto"/>
        <w:bottom w:val="none" w:sz="0" w:space="0" w:color="auto"/>
        <w:right w:val="none" w:sz="0" w:space="0" w:color="auto"/>
      </w:divBdr>
    </w:div>
    <w:div w:id="146095132">
      <w:bodyDiv w:val="1"/>
      <w:marLeft w:val="0"/>
      <w:marRight w:val="0"/>
      <w:marTop w:val="0"/>
      <w:marBottom w:val="0"/>
      <w:divBdr>
        <w:top w:val="none" w:sz="0" w:space="0" w:color="auto"/>
        <w:left w:val="none" w:sz="0" w:space="0" w:color="auto"/>
        <w:bottom w:val="none" w:sz="0" w:space="0" w:color="auto"/>
        <w:right w:val="none" w:sz="0" w:space="0" w:color="auto"/>
      </w:divBdr>
    </w:div>
    <w:div w:id="149105282">
      <w:bodyDiv w:val="1"/>
      <w:marLeft w:val="0"/>
      <w:marRight w:val="0"/>
      <w:marTop w:val="0"/>
      <w:marBottom w:val="0"/>
      <w:divBdr>
        <w:top w:val="none" w:sz="0" w:space="0" w:color="auto"/>
        <w:left w:val="none" w:sz="0" w:space="0" w:color="auto"/>
        <w:bottom w:val="none" w:sz="0" w:space="0" w:color="auto"/>
        <w:right w:val="none" w:sz="0" w:space="0" w:color="auto"/>
      </w:divBdr>
    </w:div>
    <w:div w:id="157308343">
      <w:bodyDiv w:val="1"/>
      <w:marLeft w:val="0"/>
      <w:marRight w:val="0"/>
      <w:marTop w:val="0"/>
      <w:marBottom w:val="0"/>
      <w:divBdr>
        <w:top w:val="none" w:sz="0" w:space="0" w:color="auto"/>
        <w:left w:val="none" w:sz="0" w:space="0" w:color="auto"/>
        <w:bottom w:val="none" w:sz="0" w:space="0" w:color="auto"/>
        <w:right w:val="none" w:sz="0" w:space="0" w:color="auto"/>
      </w:divBdr>
    </w:div>
    <w:div w:id="159080595">
      <w:bodyDiv w:val="1"/>
      <w:marLeft w:val="0"/>
      <w:marRight w:val="0"/>
      <w:marTop w:val="0"/>
      <w:marBottom w:val="0"/>
      <w:divBdr>
        <w:top w:val="none" w:sz="0" w:space="0" w:color="auto"/>
        <w:left w:val="none" w:sz="0" w:space="0" w:color="auto"/>
        <w:bottom w:val="none" w:sz="0" w:space="0" w:color="auto"/>
        <w:right w:val="none" w:sz="0" w:space="0" w:color="auto"/>
      </w:divBdr>
    </w:div>
    <w:div w:id="161314582">
      <w:bodyDiv w:val="1"/>
      <w:marLeft w:val="0"/>
      <w:marRight w:val="0"/>
      <w:marTop w:val="0"/>
      <w:marBottom w:val="0"/>
      <w:divBdr>
        <w:top w:val="none" w:sz="0" w:space="0" w:color="auto"/>
        <w:left w:val="none" w:sz="0" w:space="0" w:color="auto"/>
        <w:bottom w:val="none" w:sz="0" w:space="0" w:color="auto"/>
        <w:right w:val="none" w:sz="0" w:space="0" w:color="auto"/>
      </w:divBdr>
    </w:div>
    <w:div w:id="164319573">
      <w:bodyDiv w:val="1"/>
      <w:marLeft w:val="0"/>
      <w:marRight w:val="0"/>
      <w:marTop w:val="0"/>
      <w:marBottom w:val="0"/>
      <w:divBdr>
        <w:top w:val="none" w:sz="0" w:space="0" w:color="auto"/>
        <w:left w:val="none" w:sz="0" w:space="0" w:color="auto"/>
        <w:bottom w:val="none" w:sz="0" w:space="0" w:color="auto"/>
        <w:right w:val="none" w:sz="0" w:space="0" w:color="auto"/>
      </w:divBdr>
    </w:div>
    <w:div w:id="164906877">
      <w:bodyDiv w:val="1"/>
      <w:marLeft w:val="0"/>
      <w:marRight w:val="0"/>
      <w:marTop w:val="0"/>
      <w:marBottom w:val="0"/>
      <w:divBdr>
        <w:top w:val="none" w:sz="0" w:space="0" w:color="auto"/>
        <w:left w:val="none" w:sz="0" w:space="0" w:color="auto"/>
        <w:bottom w:val="none" w:sz="0" w:space="0" w:color="auto"/>
        <w:right w:val="none" w:sz="0" w:space="0" w:color="auto"/>
      </w:divBdr>
    </w:div>
    <w:div w:id="166868756">
      <w:bodyDiv w:val="1"/>
      <w:marLeft w:val="0"/>
      <w:marRight w:val="0"/>
      <w:marTop w:val="0"/>
      <w:marBottom w:val="0"/>
      <w:divBdr>
        <w:top w:val="none" w:sz="0" w:space="0" w:color="auto"/>
        <w:left w:val="none" w:sz="0" w:space="0" w:color="auto"/>
        <w:bottom w:val="none" w:sz="0" w:space="0" w:color="auto"/>
        <w:right w:val="none" w:sz="0" w:space="0" w:color="auto"/>
      </w:divBdr>
    </w:div>
    <w:div w:id="167330494">
      <w:bodyDiv w:val="1"/>
      <w:marLeft w:val="0"/>
      <w:marRight w:val="0"/>
      <w:marTop w:val="0"/>
      <w:marBottom w:val="0"/>
      <w:divBdr>
        <w:top w:val="none" w:sz="0" w:space="0" w:color="auto"/>
        <w:left w:val="none" w:sz="0" w:space="0" w:color="auto"/>
        <w:bottom w:val="none" w:sz="0" w:space="0" w:color="auto"/>
        <w:right w:val="none" w:sz="0" w:space="0" w:color="auto"/>
      </w:divBdr>
    </w:div>
    <w:div w:id="170485308">
      <w:bodyDiv w:val="1"/>
      <w:marLeft w:val="0"/>
      <w:marRight w:val="0"/>
      <w:marTop w:val="0"/>
      <w:marBottom w:val="0"/>
      <w:divBdr>
        <w:top w:val="none" w:sz="0" w:space="0" w:color="auto"/>
        <w:left w:val="none" w:sz="0" w:space="0" w:color="auto"/>
        <w:bottom w:val="none" w:sz="0" w:space="0" w:color="auto"/>
        <w:right w:val="none" w:sz="0" w:space="0" w:color="auto"/>
      </w:divBdr>
      <w:divsChild>
        <w:div w:id="1811702651">
          <w:marLeft w:val="0"/>
          <w:marRight w:val="0"/>
          <w:marTop w:val="0"/>
          <w:marBottom w:val="0"/>
          <w:divBdr>
            <w:top w:val="none" w:sz="0" w:space="0" w:color="auto"/>
            <w:left w:val="none" w:sz="0" w:space="0" w:color="auto"/>
            <w:bottom w:val="none" w:sz="0" w:space="0" w:color="auto"/>
            <w:right w:val="none" w:sz="0" w:space="0" w:color="auto"/>
          </w:divBdr>
        </w:div>
      </w:divsChild>
    </w:div>
    <w:div w:id="174421447">
      <w:bodyDiv w:val="1"/>
      <w:marLeft w:val="0"/>
      <w:marRight w:val="0"/>
      <w:marTop w:val="0"/>
      <w:marBottom w:val="0"/>
      <w:divBdr>
        <w:top w:val="none" w:sz="0" w:space="0" w:color="auto"/>
        <w:left w:val="none" w:sz="0" w:space="0" w:color="auto"/>
        <w:bottom w:val="none" w:sz="0" w:space="0" w:color="auto"/>
        <w:right w:val="none" w:sz="0" w:space="0" w:color="auto"/>
      </w:divBdr>
    </w:div>
    <w:div w:id="175122139">
      <w:bodyDiv w:val="1"/>
      <w:marLeft w:val="0"/>
      <w:marRight w:val="0"/>
      <w:marTop w:val="0"/>
      <w:marBottom w:val="0"/>
      <w:divBdr>
        <w:top w:val="none" w:sz="0" w:space="0" w:color="auto"/>
        <w:left w:val="none" w:sz="0" w:space="0" w:color="auto"/>
        <w:bottom w:val="none" w:sz="0" w:space="0" w:color="auto"/>
        <w:right w:val="none" w:sz="0" w:space="0" w:color="auto"/>
      </w:divBdr>
    </w:div>
    <w:div w:id="175535043">
      <w:bodyDiv w:val="1"/>
      <w:marLeft w:val="0"/>
      <w:marRight w:val="0"/>
      <w:marTop w:val="0"/>
      <w:marBottom w:val="0"/>
      <w:divBdr>
        <w:top w:val="none" w:sz="0" w:space="0" w:color="auto"/>
        <w:left w:val="none" w:sz="0" w:space="0" w:color="auto"/>
        <w:bottom w:val="none" w:sz="0" w:space="0" w:color="auto"/>
        <w:right w:val="none" w:sz="0" w:space="0" w:color="auto"/>
      </w:divBdr>
    </w:div>
    <w:div w:id="177816931">
      <w:bodyDiv w:val="1"/>
      <w:marLeft w:val="0"/>
      <w:marRight w:val="0"/>
      <w:marTop w:val="0"/>
      <w:marBottom w:val="0"/>
      <w:divBdr>
        <w:top w:val="none" w:sz="0" w:space="0" w:color="auto"/>
        <w:left w:val="none" w:sz="0" w:space="0" w:color="auto"/>
        <w:bottom w:val="none" w:sz="0" w:space="0" w:color="auto"/>
        <w:right w:val="none" w:sz="0" w:space="0" w:color="auto"/>
      </w:divBdr>
    </w:div>
    <w:div w:id="183204461">
      <w:bodyDiv w:val="1"/>
      <w:marLeft w:val="0"/>
      <w:marRight w:val="0"/>
      <w:marTop w:val="0"/>
      <w:marBottom w:val="0"/>
      <w:divBdr>
        <w:top w:val="none" w:sz="0" w:space="0" w:color="auto"/>
        <w:left w:val="none" w:sz="0" w:space="0" w:color="auto"/>
        <w:bottom w:val="none" w:sz="0" w:space="0" w:color="auto"/>
        <w:right w:val="none" w:sz="0" w:space="0" w:color="auto"/>
      </w:divBdr>
    </w:div>
    <w:div w:id="185608274">
      <w:bodyDiv w:val="1"/>
      <w:marLeft w:val="0"/>
      <w:marRight w:val="0"/>
      <w:marTop w:val="0"/>
      <w:marBottom w:val="0"/>
      <w:divBdr>
        <w:top w:val="none" w:sz="0" w:space="0" w:color="auto"/>
        <w:left w:val="none" w:sz="0" w:space="0" w:color="auto"/>
        <w:bottom w:val="none" w:sz="0" w:space="0" w:color="auto"/>
        <w:right w:val="none" w:sz="0" w:space="0" w:color="auto"/>
      </w:divBdr>
    </w:div>
    <w:div w:id="186258287">
      <w:bodyDiv w:val="1"/>
      <w:marLeft w:val="0"/>
      <w:marRight w:val="0"/>
      <w:marTop w:val="0"/>
      <w:marBottom w:val="0"/>
      <w:divBdr>
        <w:top w:val="none" w:sz="0" w:space="0" w:color="auto"/>
        <w:left w:val="none" w:sz="0" w:space="0" w:color="auto"/>
        <w:bottom w:val="none" w:sz="0" w:space="0" w:color="auto"/>
        <w:right w:val="none" w:sz="0" w:space="0" w:color="auto"/>
      </w:divBdr>
    </w:div>
    <w:div w:id="189034851">
      <w:bodyDiv w:val="1"/>
      <w:marLeft w:val="0"/>
      <w:marRight w:val="0"/>
      <w:marTop w:val="0"/>
      <w:marBottom w:val="0"/>
      <w:divBdr>
        <w:top w:val="none" w:sz="0" w:space="0" w:color="auto"/>
        <w:left w:val="none" w:sz="0" w:space="0" w:color="auto"/>
        <w:bottom w:val="none" w:sz="0" w:space="0" w:color="auto"/>
        <w:right w:val="none" w:sz="0" w:space="0" w:color="auto"/>
      </w:divBdr>
    </w:div>
    <w:div w:id="190261733">
      <w:bodyDiv w:val="1"/>
      <w:marLeft w:val="0"/>
      <w:marRight w:val="0"/>
      <w:marTop w:val="0"/>
      <w:marBottom w:val="0"/>
      <w:divBdr>
        <w:top w:val="none" w:sz="0" w:space="0" w:color="auto"/>
        <w:left w:val="none" w:sz="0" w:space="0" w:color="auto"/>
        <w:bottom w:val="none" w:sz="0" w:space="0" w:color="auto"/>
        <w:right w:val="none" w:sz="0" w:space="0" w:color="auto"/>
      </w:divBdr>
    </w:div>
    <w:div w:id="192155291">
      <w:bodyDiv w:val="1"/>
      <w:marLeft w:val="0"/>
      <w:marRight w:val="0"/>
      <w:marTop w:val="0"/>
      <w:marBottom w:val="0"/>
      <w:divBdr>
        <w:top w:val="none" w:sz="0" w:space="0" w:color="auto"/>
        <w:left w:val="none" w:sz="0" w:space="0" w:color="auto"/>
        <w:bottom w:val="none" w:sz="0" w:space="0" w:color="auto"/>
        <w:right w:val="none" w:sz="0" w:space="0" w:color="auto"/>
      </w:divBdr>
    </w:div>
    <w:div w:id="192575592">
      <w:bodyDiv w:val="1"/>
      <w:marLeft w:val="0"/>
      <w:marRight w:val="0"/>
      <w:marTop w:val="0"/>
      <w:marBottom w:val="0"/>
      <w:divBdr>
        <w:top w:val="none" w:sz="0" w:space="0" w:color="auto"/>
        <w:left w:val="none" w:sz="0" w:space="0" w:color="auto"/>
        <w:bottom w:val="none" w:sz="0" w:space="0" w:color="auto"/>
        <w:right w:val="none" w:sz="0" w:space="0" w:color="auto"/>
      </w:divBdr>
    </w:div>
    <w:div w:id="194775063">
      <w:bodyDiv w:val="1"/>
      <w:marLeft w:val="0"/>
      <w:marRight w:val="0"/>
      <w:marTop w:val="0"/>
      <w:marBottom w:val="0"/>
      <w:divBdr>
        <w:top w:val="none" w:sz="0" w:space="0" w:color="auto"/>
        <w:left w:val="none" w:sz="0" w:space="0" w:color="auto"/>
        <w:bottom w:val="none" w:sz="0" w:space="0" w:color="auto"/>
        <w:right w:val="none" w:sz="0" w:space="0" w:color="auto"/>
      </w:divBdr>
    </w:div>
    <w:div w:id="194805494">
      <w:bodyDiv w:val="1"/>
      <w:marLeft w:val="0"/>
      <w:marRight w:val="0"/>
      <w:marTop w:val="0"/>
      <w:marBottom w:val="0"/>
      <w:divBdr>
        <w:top w:val="none" w:sz="0" w:space="0" w:color="auto"/>
        <w:left w:val="none" w:sz="0" w:space="0" w:color="auto"/>
        <w:bottom w:val="none" w:sz="0" w:space="0" w:color="auto"/>
        <w:right w:val="none" w:sz="0" w:space="0" w:color="auto"/>
      </w:divBdr>
    </w:div>
    <w:div w:id="198058549">
      <w:bodyDiv w:val="1"/>
      <w:marLeft w:val="0"/>
      <w:marRight w:val="0"/>
      <w:marTop w:val="0"/>
      <w:marBottom w:val="0"/>
      <w:divBdr>
        <w:top w:val="none" w:sz="0" w:space="0" w:color="auto"/>
        <w:left w:val="none" w:sz="0" w:space="0" w:color="auto"/>
        <w:bottom w:val="none" w:sz="0" w:space="0" w:color="auto"/>
        <w:right w:val="none" w:sz="0" w:space="0" w:color="auto"/>
      </w:divBdr>
    </w:div>
    <w:div w:id="200173032">
      <w:bodyDiv w:val="1"/>
      <w:marLeft w:val="0"/>
      <w:marRight w:val="0"/>
      <w:marTop w:val="0"/>
      <w:marBottom w:val="0"/>
      <w:divBdr>
        <w:top w:val="none" w:sz="0" w:space="0" w:color="auto"/>
        <w:left w:val="none" w:sz="0" w:space="0" w:color="auto"/>
        <w:bottom w:val="none" w:sz="0" w:space="0" w:color="auto"/>
        <w:right w:val="none" w:sz="0" w:space="0" w:color="auto"/>
      </w:divBdr>
    </w:div>
    <w:div w:id="202596539">
      <w:bodyDiv w:val="1"/>
      <w:marLeft w:val="0"/>
      <w:marRight w:val="0"/>
      <w:marTop w:val="0"/>
      <w:marBottom w:val="0"/>
      <w:divBdr>
        <w:top w:val="none" w:sz="0" w:space="0" w:color="auto"/>
        <w:left w:val="none" w:sz="0" w:space="0" w:color="auto"/>
        <w:bottom w:val="none" w:sz="0" w:space="0" w:color="auto"/>
        <w:right w:val="none" w:sz="0" w:space="0" w:color="auto"/>
      </w:divBdr>
    </w:div>
    <w:div w:id="207029634">
      <w:bodyDiv w:val="1"/>
      <w:marLeft w:val="0"/>
      <w:marRight w:val="0"/>
      <w:marTop w:val="0"/>
      <w:marBottom w:val="0"/>
      <w:divBdr>
        <w:top w:val="none" w:sz="0" w:space="0" w:color="auto"/>
        <w:left w:val="none" w:sz="0" w:space="0" w:color="auto"/>
        <w:bottom w:val="none" w:sz="0" w:space="0" w:color="auto"/>
        <w:right w:val="none" w:sz="0" w:space="0" w:color="auto"/>
      </w:divBdr>
    </w:div>
    <w:div w:id="207034546">
      <w:bodyDiv w:val="1"/>
      <w:marLeft w:val="0"/>
      <w:marRight w:val="0"/>
      <w:marTop w:val="0"/>
      <w:marBottom w:val="0"/>
      <w:divBdr>
        <w:top w:val="none" w:sz="0" w:space="0" w:color="auto"/>
        <w:left w:val="none" w:sz="0" w:space="0" w:color="auto"/>
        <w:bottom w:val="none" w:sz="0" w:space="0" w:color="auto"/>
        <w:right w:val="none" w:sz="0" w:space="0" w:color="auto"/>
      </w:divBdr>
    </w:div>
    <w:div w:id="207760678">
      <w:bodyDiv w:val="1"/>
      <w:marLeft w:val="0"/>
      <w:marRight w:val="0"/>
      <w:marTop w:val="0"/>
      <w:marBottom w:val="0"/>
      <w:divBdr>
        <w:top w:val="none" w:sz="0" w:space="0" w:color="auto"/>
        <w:left w:val="none" w:sz="0" w:space="0" w:color="auto"/>
        <w:bottom w:val="none" w:sz="0" w:space="0" w:color="auto"/>
        <w:right w:val="none" w:sz="0" w:space="0" w:color="auto"/>
      </w:divBdr>
      <w:divsChild>
        <w:div w:id="440616058">
          <w:marLeft w:val="0"/>
          <w:marRight w:val="0"/>
          <w:marTop w:val="0"/>
          <w:marBottom w:val="0"/>
          <w:divBdr>
            <w:top w:val="none" w:sz="0" w:space="0" w:color="auto"/>
            <w:left w:val="none" w:sz="0" w:space="0" w:color="auto"/>
            <w:bottom w:val="none" w:sz="0" w:space="0" w:color="auto"/>
            <w:right w:val="none" w:sz="0" w:space="0" w:color="auto"/>
          </w:divBdr>
        </w:div>
      </w:divsChild>
    </w:div>
    <w:div w:id="208493852">
      <w:bodyDiv w:val="1"/>
      <w:marLeft w:val="0"/>
      <w:marRight w:val="0"/>
      <w:marTop w:val="0"/>
      <w:marBottom w:val="0"/>
      <w:divBdr>
        <w:top w:val="none" w:sz="0" w:space="0" w:color="auto"/>
        <w:left w:val="none" w:sz="0" w:space="0" w:color="auto"/>
        <w:bottom w:val="none" w:sz="0" w:space="0" w:color="auto"/>
        <w:right w:val="none" w:sz="0" w:space="0" w:color="auto"/>
      </w:divBdr>
    </w:div>
    <w:div w:id="209850893">
      <w:bodyDiv w:val="1"/>
      <w:marLeft w:val="0"/>
      <w:marRight w:val="0"/>
      <w:marTop w:val="0"/>
      <w:marBottom w:val="0"/>
      <w:divBdr>
        <w:top w:val="none" w:sz="0" w:space="0" w:color="auto"/>
        <w:left w:val="none" w:sz="0" w:space="0" w:color="auto"/>
        <w:bottom w:val="none" w:sz="0" w:space="0" w:color="auto"/>
        <w:right w:val="none" w:sz="0" w:space="0" w:color="auto"/>
      </w:divBdr>
    </w:div>
    <w:div w:id="212279430">
      <w:bodyDiv w:val="1"/>
      <w:marLeft w:val="0"/>
      <w:marRight w:val="0"/>
      <w:marTop w:val="0"/>
      <w:marBottom w:val="0"/>
      <w:divBdr>
        <w:top w:val="none" w:sz="0" w:space="0" w:color="auto"/>
        <w:left w:val="none" w:sz="0" w:space="0" w:color="auto"/>
        <w:bottom w:val="none" w:sz="0" w:space="0" w:color="auto"/>
        <w:right w:val="none" w:sz="0" w:space="0" w:color="auto"/>
      </w:divBdr>
    </w:div>
    <w:div w:id="218250345">
      <w:bodyDiv w:val="1"/>
      <w:marLeft w:val="0"/>
      <w:marRight w:val="0"/>
      <w:marTop w:val="0"/>
      <w:marBottom w:val="0"/>
      <w:divBdr>
        <w:top w:val="none" w:sz="0" w:space="0" w:color="auto"/>
        <w:left w:val="none" w:sz="0" w:space="0" w:color="auto"/>
        <w:bottom w:val="none" w:sz="0" w:space="0" w:color="auto"/>
        <w:right w:val="none" w:sz="0" w:space="0" w:color="auto"/>
      </w:divBdr>
    </w:div>
    <w:div w:id="220873182">
      <w:bodyDiv w:val="1"/>
      <w:marLeft w:val="0"/>
      <w:marRight w:val="0"/>
      <w:marTop w:val="0"/>
      <w:marBottom w:val="0"/>
      <w:divBdr>
        <w:top w:val="none" w:sz="0" w:space="0" w:color="auto"/>
        <w:left w:val="none" w:sz="0" w:space="0" w:color="auto"/>
        <w:bottom w:val="none" w:sz="0" w:space="0" w:color="auto"/>
        <w:right w:val="none" w:sz="0" w:space="0" w:color="auto"/>
      </w:divBdr>
    </w:div>
    <w:div w:id="221870339">
      <w:bodyDiv w:val="1"/>
      <w:marLeft w:val="0"/>
      <w:marRight w:val="0"/>
      <w:marTop w:val="0"/>
      <w:marBottom w:val="0"/>
      <w:divBdr>
        <w:top w:val="none" w:sz="0" w:space="0" w:color="auto"/>
        <w:left w:val="none" w:sz="0" w:space="0" w:color="auto"/>
        <w:bottom w:val="none" w:sz="0" w:space="0" w:color="auto"/>
        <w:right w:val="none" w:sz="0" w:space="0" w:color="auto"/>
      </w:divBdr>
    </w:div>
    <w:div w:id="224071958">
      <w:bodyDiv w:val="1"/>
      <w:marLeft w:val="0"/>
      <w:marRight w:val="0"/>
      <w:marTop w:val="0"/>
      <w:marBottom w:val="0"/>
      <w:divBdr>
        <w:top w:val="none" w:sz="0" w:space="0" w:color="auto"/>
        <w:left w:val="none" w:sz="0" w:space="0" w:color="auto"/>
        <w:bottom w:val="none" w:sz="0" w:space="0" w:color="auto"/>
        <w:right w:val="none" w:sz="0" w:space="0" w:color="auto"/>
      </w:divBdr>
    </w:div>
    <w:div w:id="226065324">
      <w:bodyDiv w:val="1"/>
      <w:marLeft w:val="0"/>
      <w:marRight w:val="0"/>
      <w:marTop w:val="0"/>
      <w:marBottom w:val="0"/>
      <w:divBdr>
        <w:top w:val="none" w:sz="0" w:space="0" w:color="auto"/>
        <w:left w:val="none" w:sz="0" w:space="0" w:color="auto"/>
        <w:bottom w:val="none" w:sz="0" w:space="0" w:color="auto"/>
        <w:right w:val="none" w:sz="0" w:space="0" w:color="auto"/>
      </w:divBdr>
    </w:div>
    <w:div w:id="226189686">
      <w:bodyDiv w:val="1"/>
      <w:marLeft w:val="0"/>
      <w:marRight w:val="0"/>
      <w:marTop w:val="0"/>
      <w:marBottom w:val="0"/>
      <w:divBdr>
        <w:top w:val="none" w:sz="0" w:space="0" w:color="auto"/>
        <w:left w:val="none" w:sz="0" w:space="0" w:color="auto"/>
        <w:bottom w:val="none" w:sz="0" w:space="0" w:color="auto"/>
        <w:right w:val="none" w:sz="0" w:space="0" w:color="auto"/>
      </w:divBdr>
    </w:div>
    <w:div w:id="226961524">
      <w:bodyDiv w:val="1"/>
      <w:marLeft w:val="0"/>
      <w:marRight w:val="0"/>
      <w:marTop w:val="0"/>
      <w:marBottom w:val="0"/>
      <w:divBdr>
        <w:top w:val="none" w:sz="0" w:space="0" w:color="auto"/>
        <w:left w:val="none" w:sz="0" w:space="0" w:color="auto"/>
        <w:bottom w:val="none" w:sz="0" w:space="0" w:color="auto"/>
        <w:right w:val="none" w:sz="0" w:space="0" w:color="auto"/>
      </w:divBdr>
    </w:div>
    <w:div w:id="227032191">
      <w:bodyDiv w:val="1"/>
      <w:marLeft w:val="0"/>
      <w:marRight w:val="0"/>
      <w:marTop w:val="0"/>
      <w:marBottom w:val="0"/>
      <w:divBdr>
        <w:top w:val="none" w:sz="0" w:space="0" w:color="auto"/>
        <w:left w:val="none" w:sz="0" w:space="0" w:color="auto"/>
        <w:bottom w:val="none" w:sz="0" w:space="0" w:color="auto"/>
        <w:right w:val="none" w:sz="0" w:space="0" w:color="auto"/>
      </w:divBdr>
    </w:div>
    <w:div w:id="227620162">
      <w:bodyDiv w:val="1"/>
      <w:marLeft w:val="0"/>
      <w:marRight w:val="0"/>
      <w:marTop w:val="0"/>
      <w:marBottom w:val="0"/>
      <w:divBdr>
        <w:top w:val="none" w:sz="0" w:space="0" w:color="auto"/>
        <w:left w:val="none" w:sz="0" w:space="0" w:color="auto"/>
        <w:bottom w:val="none" w:sz="0" w:space="0" w:color="auto"/>
        <w:right w:val="none" w:sz="0" w:space="0" w:color="auto"/>
      </w:divBdr>
    </w:div>
    <w:div w:id="230388862">
      <w:bodyDiv w:val="1"/>
      <w:marLeft w:val="0"/>
      <w:marRight w:val="0"/>
      <w:marTop w:val="0"/>
      <w:marBottom w:val="0"/>
      <w:divBdr>
        <w:top w:val="none" w:sz="0" w:space="0" w:color="auto"/>
        <w:left w:val="none" w:sz="0" w:space="0" w:color="auto"/>
        <w:bottom w:val="none" w:sz="0" w:space="0" w:color="auto"/>
        <w:right w:val="none" w:sz="0" w:space="0" w:color="auto"/>
      </w:divBdr>
    </w:div>
    <w:div w:id="232006447">
      <w:bodyDiv w:val="1"/>
      <w:marLeft w:val="0"/>
      <w:marRight w:val="0"/>
      <w:marTop w:val="0"/>
      <w:marBottom w:val="0"/>
      <w:divBdr>
        <w:top w:val="none" w:sz="0" w:space="0" w:color="auto"/>
        <w:left w:val="none" w:sz="0" w:space="0" w:color="auto"/>
        <w:bottom w:val="none" w:sz="0" w:space="0" w:color="auto"/>
        <w:right w:val="none" w:sz="0" w:space="0" w:color="auto"/>
      </w:divBdr>
    </w:div>
    <w:div w:id="232550788">
      <w:bodyDiv w:val="1"/>
      <w:marLeft w:val="0"/>
      <w:marRight w:val="0"/>
      <w:marTop w:val="0"/>
      <w:marBottom w:val="0"/>
      <w:divBdr>
        <w:top w:val="none" w:sz="0" w:space="0" w:color="auto"/>
        <w:left w:val="none" w:sz="0" w:space="0" w:color="auto"/>
        <w:bottom w:val="none" w:sz="0" w:space="0" w:color="auto"/>
        <w:right w:val="none" w:sz="0" w:space="0" w:color="auto"/>
      </w:divBdr>
    </w:div>
    <w:div w:id="235820687">
      <w:bodyDiv w:val="1"/>
      <w:marLeft w:val="0"/>
      <w:marRight w:val="0"/>
      <w:marTop w:val="0"/>
      <w:marBottom w:val="0"/>
      <w:divBdr>
        <w:top w:val="none" w:sz="0" w:space="0" w:color="auto"/>
        <w:left w:val="none" w:sz="0" w:space="0" w:color="auto"/>
        <w:bottom w:val="none" w:sz="0" w:space="0" w:color="auto"/>
        <w:right w:val="none" w:sz="0" w:space="0" w:color="auto"/>
      </w:divBdr>
    </w:div>
    <w:div w:id="239948343">
      <w:bodyDiv w:val="1"/>
      <w:marLeft w:val="0"/>
      <w:marRight w:val="0"/>
      <w:marTop w:val="0"/>
      <w:marBottom w:val="0"/>
      <w:divBdr>
        <w:top w:val="none" w:sz="0" w:space="0" w:color="auto"/>
        <w:left w:val="none" w:sz="0" w:space="0" w:color="auto"/>
        <w:bottom w:val="none" w:sz="0" w:space="0" w:color="auto"/>
        <w:right w:val="none" w:sz="0" w:space="0" w:color="auto"/>
      </w:divBdr>
    </w:div>
    <w:div w:id="240717676">
      <w:bodyDiv w:val="1"/>
      <w:marLeft w:val="0"/>
      <w:marRight w:val="0"/>
      <w:marTop w:val="0"/>
      <w:marBottom w:val="0"/>
      <w:divBdr>
        <w:top w:val="none" w:sz="0" w:space="0" w:color="auto"/>
        <w:left w:val="none" w:sz="0" w:space="0" w:color="auto"/>
        <w:bottom w:val="none" w:sz="0" w:space="0" w:color="auto"/>
        <w:right w:val="none" w:sz="0" w:space="0" w:color="auto"/>
      </w:divBdr>
    </w:div>
    <w:div w:id="241377098">
      <w:bodyDiv w:val="1"/>
      <w:marLeft w:val="0"/>
      <w:marRight w:val="0"/>
      <w:marTop w:val="0"/>
      <w:marBottom w:val="0"/>
      <w:divBdr>
        <w:top w:val="none" w:sz="0" w:space="0" w:color="auto"/>
        <w:left w:val="none" w:sz="0" w:space="0" w:color="auto"/>
        <w:bottom w:val="none" w:sz="0" w:space="0" w:color="auto"/>
        <w:right w:val="none" w:sz="0" w:space="0" w:color="auto"/>
      </w:divBdr>
    </w:div>
    <w:div w:id="244195744">
      <w:bodyDiv w:val="1"/>
      <w:marLeft w:val="0"/>
      <w:marRight w:val="0"/>
      <w:marTop w:val="0"/>
      <w:marBottom w:val="0"/>
      <w:divBdr>
        <w:top w:val="none" w:sz="0" w:space="0" w:color="auto"/>
        <w:left w:val="none" w:sz="0" w:space="0" w:color="auto"/>
        <w:bottom w:val="none" w:sz="0" w:space="0" w:color="auto"/>
        <w:right w:val="none" w:sz="0" w:space="0" w:color="auto"/>
      </w:divBdr>
    </w:div>
    <w:div w:id="247349296">
      <w:bodyDiv w:val="1"/>
      <w:marLeft w:val="0"/>
      <w:marRight w:val="0"/>
      <w:marTop w:val="0"/>
      <w:marBottom w:val="0"/>
      <w:divBdr>
        <w:top w:val="none" w:sz="0" w:space="0" w:color="auto"/>
        <w:left w:val="none" w:sz="0" w:space="0" w:color="auto"/>
        <w:bottom w:val="none" w:sz="0" w:space="0" w:color="auto"/>
        <w:right w:val="none" w:sz="0" w:space="0" w:color="auto"/>
      </w:divBdr>
    </w:div>
    <w:div w:id="250744194">
      <w:bodyDiv w:val="1"/>
      <w:marLeft w:val="0"/>
      <w:marRight w:val="0"/>
      <w:marTop w:val="0"/>
      <w:marBottom w:val="0"/>
      <w:divBdr>
        <w:top w:val="none" w:sz="0" w:space="0" w:color="auto"/>
        <w:left w:val="none" w:sz="0" w:space="0" w:color="auto"/>
        <w:bottom w:val="none" w:sz="0" w:space="0" w:color="auto"/>
        <w:right w:val="none" w:sz="0" w:space="0" w:color="auto"/>
      </w:divBdr>
    </w:div>
    <w:div w:id="251597279">
      <w:bodyDiv w:val="1"/>
      <w:marLeft w:val="0"/>
      <w:marRight w:val="0"/>
      <w:marTop w:val="0"/>
      <w:marBottom w:val="0"/>
      <w:divBdr>
        <w:top w:val="none" w:sz="0" w:space="0" w:color="auto"/>
        <w:left w:val="none" w:sz="0" w:space="0" w:color="auto"/>
        <w:bottom w:val="none" w:sz="0" w:space="0" w:color="auto"/>
        <w:right w:val="none" w:sz="0" w:space="0" w:color="auto"/>
      </w:divBdr>
    </w:div>
    <w:div w:id="253561716">
      <w:bodyDiv w:val="1"/>
      <w:marLeft w:val="0"/>
      <w:marRight w:val="0"/>
      <w:marTop w:val="0"/>
      <w:marBottom w:val="0"/>
      <w:divBdr>
        <w:top w:val="none" w:sz="0" w:space="0" w:color="auto"/>
        <w:left w:val="none" w:sz="0" w:space="0" w:color="auto"/>
        <w:bottom w:val="none" w:sz="0" w:space="0" w:color="auto"/>
        <w:right w:val="none" w:sz="0" w:space="0" w:color="auto"/>
      </w:divBdr>
    </w:div>
    <w:div w:id="254099031">
      <w:bodyDiv w:val="1"/>
      <w:marLeft w:val="0"/>
      <w:marRight w:val="0"/>
      <w:marTop w:val="0"/>
      <w:marBottom w:val="0"/>
      <w:divBdr>
        <w:top w:val="none" w:sz="0" w:space="0" w:color="auto"/>
        <w:left w:val="none" w:sz="0" w:space="0" w:color="auto"/>
        <w:bottom w:val="none" w:sz="0" w:space="0" w:color="auto"/>
        <w:right w:val="none" w:sz="0" w:space="0" w:color="auto"/>
      </w:divBdr>
    </w:div>
    <w:div w:id="256014868">
      <w:bodyDiv w:val="1"/>
      <w:marLeft w:val="0"/>
      <w:marRight w:val="0"/>
      <w:marTop w:val="0"/>
      <w:marBottom w:val="0"/>
      <w:divBdr>
        <w:top w:val="none" w:sz="0" w:space="0" w:color="auto"/>
        <w:left w:val="none" w:sz="0" w:space="0" w:color="auto"/>
        <w:bottom w:val="none" w:sz="0" w:space="0" w:color="auto"/>
        <w:right w:val="none" w:sz="0" w:space="0" w:color="auto"/>
      </w:divBdr>
    </w:div>
    <w:div w:id="261227301">
      <w:bodyDiv w:val="1"/>
      <w:marLeft w:val="0"/>
      <w:marRight w:val="0"/>
      <w:marTop w:val="0"/>
      <w:marBottom w:val="0"/>
      <w:divBdr>
        <w:top w:val="none" w:sz="0" w:space="0" w:color="auto"/>
        <w:left w:val="none" w:sz="0" w:space="0" w:color="auto"/>
        <w:bottom w:val="none" w:sz="0" w:space="0" w:color="auto"/>
        <w:right w:val="none" w:sz="0" w:space="0" w:color="auto"/>
      </w:divBdr>
    </w:div>
    <w:div w:id="263151633">
      <w:bodyDiv w:val="1"/>
      <w:marLeft w:val="0"/>
      <w:marRight w:val="0"/>
      <w:marTop w:val="0"/>
      <w:marBottom w:val="0"/>
      <w:divBdr>
        <w:top w:val="none" w:sz="0" w:space="0" w:color="auto"/>
        <w:left w:val="none" w:sz="0" w:space="0" w:color="auto"/>
        <w:bottom w:val="none" w:sz="0" w:space="0" w:color="auto"/>
        <w:right w:val="none" w:sz="0" w:space="0" w:color="auto"/>
      </w:divBdr>
    </w:div>
    <w:div w:id="263151840">
      <w:bodyDiv w:val="1"/>
      <w:marLeft w:val="0"/>
      <w:marRight w:val="0"/>
      <w:marTop w:val="0"/>
      <w:marBottom w:val="0"/>
      <w:divBdr>
        <w:top w:val="none" w:sz="0" w:space="0" w:color="auto"/>
        <w:left w:val="none" w:sz="0" w:space="0" w:color="auto"/>
        <w:bottom w:val="none" w:sz="0" w:space="0" w:color="auto"/>
        <w:right w:val="none" w:sz="0" w:space="0" w:color="auto"/>
      </w:divBdr>
    </w:div>
    <w:div w:id="264844109">
      <w:bodyDiv w:val="1"/>
      <w:marLeft w:val="0"/>
      <w:marRight w:val="0"/>
      <w:marTop w:val="0"/>
      <w:marBottom w:val="0"/>
      <w:divBdr>
        <w:top w:val="none" w:sz="0" w:space="0" w:color="auto"/>
        <w:left w:val="none" w:sz="0" w:space="0" w:color="auto"/>
        <w:bottom w:val="none" w:sz="0" w:space="0" w:color="auto"/>
        <w:right w:val="none" w:sz="0" w:space="0" w:color="auto"/>
      </w:divBdr>
    </w:div>
    <w:div w:id="270012471">
      <w:bodyDiv w:val="1"/>
      <w:marLeft w:val="0"/>
      <w:marRight w:val="0"/>
      <w:marTop w:val="0"/>
      <w:marBottom w:val="0"/>
      <w:divBdr>
        <w:top w:val="none" w:sz="0" w:space="0" w:color="auto"/>
        <w:left w:val="none" w:sz="0" w:space="0" w:color="auto"/>
        <w:bottom w:val="none" w:sz="0" w:space="0" w:color="auto"/>
        <w:right w:val="none" w:sz="0" w:space="0" w:color="auto"/>
      </w:divBdr>
    </w:div>
    <w:div w:id="270556348">
      <w:bodyDiv w:val="1"/>
      <w:marLeft w:val="0"/>
      <w:marRight w:val="0"/>
      <w:marTop w:val="0"/>
      <w:marBottom w:val="0"/>
      <w:divBdr>
        <w:top w:val="none" w:sz="0" w:space="0" w:color="auto"/>
        <w:left w:val="none" w:sz="0" w:space="0" w:color="auto"/>
        <w:bottom w:val="none" w:sz="0" w:space="0" w:color="auto"/>
        <w:right w:val="none" w:sz="0" w:space="0" w:color="auto"/>
      </w:divBdr>
    </w:div>
    <w:div w:id="279191261">
      <w:bodyDiv w:val="1"/>
      <w:marLeft w:val="0"/>
      <w:marRight w:val="0"/>
      <w:marTop w:val="0"/>
      <w:marBottom w:val="0"/>
      <w:divBdr>
        <w:top w:val="none" w:sz="0" w:space="0" w:color="auto"/>
        <w:left w:val="none" w:sz="0" w:space="0" w:color="auto"/>
        <w:bottom w:val="none" w:sz="0" w:space="0" w:color="auto"/>
        <w:right w:val="none" w:sz="0" w:space="0" w:color="auto"/>
      </w:divBdr>
    </w:div>
    <w:div w:id="281814720">
      <w:bodyDiv w:val="1"/>
      <w:marLeft w:val="0"/>
      <w:marRight w:val="0"/>
      <w:marTop w:val="0"/>
      <w:marBottom w:val="0"/>
      <w:divBdr>
        <w:top w:val="none" w:sz="0" w:space="0" w:color="auto"/>
        <w:left w:val="none" w:sz="0" w:space="0" w:color="auto"/>
        <w:bottom w:val="none" w:sz="0" w:space="0" w:color="auto"/>
        <w:right w:val="none" w:sz="0" w:space="0" w:color="auto"/>
      </w:divBdr>
    </w:div>
    <w:div w:id="283080236">
      <w:bodyDiv w:val="1"/>
      <w:marLeft w:val="0"/>
      <w:marRight w:val="0"/>
      <w:marTop w:val="0"/>
      <w:marBottom w:val="0"/>
      <w:divBdr>
        <w:top w:val="none" w:sz="0" w:space="0" w:color="auto"/>
        <w:left w:val="none" w:sz="0" w:space="0" w:color="auto"/>
        <w:bottom w:val="none" w:sz="0" w:space="0" w:color="auto"/>
        <w:right w:val="none" w:sz="0" w:space="0" w:color="auto"/>
      </w:divBdr>
    </w:div>
    <w:div w:id="283194770">
      <w:bodyDiv w:val="1"/>
      <w:marLeft w:val="0"/>
      <w:marRight w:val="0"/>
      <w:marTop w:val="0"/>
      <w:marBottom w:val="0"/>
      <w:divBdr>
        <w:top w:val="none" w:sz="0" w:space="0" w:color="auto"/>
        <w:left w:val="none" w:sz="0" w:space="0" w:color="auto"/>
        <w:bottom w:val="none" w:sz="0" w:space="0" w:color="auto"/>
        <w:right w:val="none" w:sz="0" w:space="0" w:color="auto"/>
      </w:divBdr>
    </w:div>
    <w:div w:id="285278929">
      <w:bodyDiv w:val="1"/>
      <w:marLeft w:val="0"/>
      <w:marRight w:val="0"/>
      <w:marTop w:val="0"/>
      <w:marBottom w:val="0"/>
      <w:divBdr>
        <w:top w:val="none" w:sz="0" w:space="0" w:color="auto"/>
        <w:left w:val="none" w:sz="0" w:space="0" w:color="auto"/>
        <w:bottom w:val="none" w:sz="0" w:space="0" w:color="auto"/>
        <w:right w:val="none" w:sz="0" w:space="0" w:color="auto"/>
      </w:divBdr>
    </w:div>
    <w:div w:id="289090843">
      <w:bodyDiv w:val="1"/>
      <w:marLeft w:val="0"/>
      <w:marRight w:val="0"/>
      <w:marTop w:val="0"/>
      <w:marBottom w:val="0"/>
      <w:divBdr>
        <w:top w:val="none" w:sz="0" w:space="0" w:color="auto"/>
        <w:left w:val="none" w:sz="0" w:space="0" w:color="auto"/>
        <w:bottom w:val="none" w:sz="0" w:space="0" w:color="auto"/>
        <w:right w:val="none" w:sz="0" w:space="0" w:color="auto"/>
      </w:divBdr>
    </w:div>
    <w:div w:id="291248769">
      <w:bodyDiv w:val="1"/>
      <w:marLeft w:val="0"/>
      <w:marRight w:val="0"/>
      <w:marTop w:val="0"/>
      <w:marBottom w:val="0"/>
      <w:divBdr>
        <w:top w:val="none" w:sz="0" w:space="0" w:color="auto"/>
        <w:left w:val="none" w:sz="0" w:space="0" w:color="auto"/>
        <w:bottom w:val="none" w:sz="0" w:space="0" w:color="auto"/>
        <w:right w:val="none" w:sz="0" w:space="0" w:color="auto"/>
      </w:divBdr>
    </w:div>
    <w:div w:id="291601534">
      <w:bodyDiv w:val="1"/>
      <w:marLeft w:val="0"/>
      <w:marRight w:val="0"/>
      <w:marTop w:val="0"/>
      <w:marBottom w:val="0"/>
      <w:divBdr>
        <w:top w:val="none" w:sz="0" w:space="0" w:color="auto"/>
        <w:left w:val="none" w:sz="0" w:space="0" w:color="auto"/>
        <w:bottom w:val="none" w:sz="0" w:space="0" w:color="auto"/>
        <w:right w:val="none" w:sz="0" w:space="0" w:color="auto"/>
      </w:divBdr>
    </w:div>
    <w:div w:id="296647076">
      <w:bodyDiv w:val="1"/>
      <w:marLeft w:val="0"/>
      <w:marRight w:val="0"/>
      <w:marTop w:val="0"/>
      <w:marBottom w:val="0"/>
      <w:divBdr>
        <w:top w:val="none" w:sz="0" w:space="0" w:color="auto"/>
        <w:left w:val="none" w:sz="0" w:space="0" w:color="auto"/>
        <w:bottom w:val="none" w:sz="0" w:space="0" w:color="auto"/>
        <w:right w:val="none" w:sz="0" w:space="0" w:color="auto"/>
      </w:divBdr>
    </w:div>
    <w:div w:id="297876669">
      <w:bodyDiv w:val="1"/>
      <w:marLeft w:val="0"/>
      <w:marRight w:val="0"/>
      <w:marTop w:val="0"/>
      <w:marBottom w:val="0"/>
      <w:divBdr>
        <w:top w:val="none" w:sz="0" w:space="0" w:color="auto"/>
        <w:left w:val="none" w:sz="0" w:space="0" w:color="auto"/>
        <w:bottom w:val="none" w:sz="0" w:space="0" w:color="auto"/>
        <w:right w:val="none" w:sz="0" w:space="0" w:color="auto"/>
      </w:divBdr>
    </w:div>
    <w:div w:id="299071406">
      <w:bodyDiv w:val="1"/>
      <w:marLeft w:val="0"/>
      <w:marRight w:val="0"/>
      <w:marTop w:val="0"/>
      <w:marBottom w:val="0"/>
      <w:divBdr>
        <w:top w:val="none" w:sz="0" w:space="0" w:color="auto"/>
        <w:left w:val="none" w:sz="0" w:space="0" w:color="auto"/>
        <w:bottom w:val="none" w:sz="0" w:space="0" w:color="auto"/>
        <w:right w:val="none" w:sz="0" w:space="0" w:color="auto"/>
      </w:divBdr>
    </w:div>
    <w:div w:id="299458612">
      <w:bodyDiv w:val="1"/>
      <w:marLeft w:val="0"/>
      <w:marRight w:val="0"/>
      <w:marTop w:val="0"/>
      <w:marBottom w:val="0"/>
      <w:divBdr>
        <w:top w:val="none" w:sz="0" w:space="0" w:color="auto"/>
        <w:left w:val="none" w:sz="0" w:space="0" w:color="auto"/>
        <w:bottom w:val="none" w:sz="0" w:space="0" w:color="auto"/>
        <w:right w:val="none" w:sz="0" w:space="0" w:color="auto"/>
      </w:divBdr>
    </w:div>
    <w:div w:id="303512686">
      <w:bodyDiv w:val="1"/>
      <w:marLeft w:val="0"/>
      <w:marRight w:val="0"/>
      <w:marTop w:val="0"/>
      <w:marBottom w:val="0"/>
      <w:divBdr>
        <w:top w:val="none" w:sz="0" w:space="0" w:color="auto"/>
        <w:left w:val="none" w:sz="0" w:space="0" w:color="auto"/>
        <w:bottom w:val="none" w:sz="0" w:space="0" w:color="auto"/>
        <w:right w:val="none" w:sz="0" w:space="0" w:color="auto"/>
      </w:divBdr>
    </w:div>
    <w:div w:id="305740767">
      <w:bodyDiv w:val="1"/>
      <w:marLeft w:val="0"/>
      <w:marRight w:val="0"/>
      <w:marTop w:val="0"/>
      <w:marBottom w:val="0"/>
      <w:divBdr>
        <w:top w:val="none" w:sz="0" w:space="0" w:color="auto"/>
        <w:left w:val="none" w:sz="0" w:space="0" w:color="auto"/>
        <w:bottom w:val="none" w:sz="0" w:space="0" w:color="auto"/>
        <w:right w:val="none" w:sz="0" w:space="0" w:color="auto"/>
      </w:divBdr>
    </w:div>
    <w:div w:id="306203366">
      <w:bodyDiv w:val="1"/>
      <w:marLeft w:val="0"/>
      <w:marRight w:val="0"/>
      <w:marTop w:val="0"/>
      <w:marBottom w:val="0"/>
      <w:divBdr>
        <w:top w:val="none" w:sz="0" w:space="0" w:color="auto"/>
        <w:left w:val="none" w:sz="0" w:space="0" w:color="auto"/>
        <w:bottom w:val="none" w:sz="0" w:space="0" w:color="auto"/>
        <w:right w:val="none" w:sz="0" w:space="0" w:color="auto"/>
      </w:divBdr>
    </w:div>
    <w:div w:id="306738840">
      <w:bodyDiv w:val="1"/>
      <w:marLeft w:val="0"/>
      <w:marRight w:val="0"/>
      <w:marTop w:val="0"/>
      <w:marBottom w:val="0"/>
      <w:divBdr>
        <w:top w:val="none" w:sz="0" w:space="0" w:color="auto"/>
        <w:left w:val="none" w:sz="0" w:space="0" w:color="auto"/>
        <w:bottom w:val="none" w:sz="0" w:space="0" w:color="auto"/>
        <w:right w:val="none" w:sz="0" w:space="0" w:color="auto"/>
      </w:divBdr>
    </w:div>
    <w:div w:id="310065982">
      <w:bodyDiv w:val="1"/>
      <w:marLeft w:val="0"/>
      <w:marRight w:val="0"/>
      <w:marTop w:val="0"/>
      <w:marBottom w:val="0"/>
      <w:divBdr>
        <w:top w:val="none" w:sz="0" w:space="0" w:color="auto"/>
        <w:left w:val="none" w:sz="0" w:space="0" w:color="auto"/>
        <w:bottom w:val="none" w:sz="0" w:space="0" w:color="auto"/>
        <w:right w:val="none" w:sz="0" w:space="0" w:color="auto"/>
      </w:divBdr>
    </w:div>
    <w:div w:id="311763156">
      <w:bodyDiv w:val="1"/>
      <w:marLeft w:val="0"/>
      <w:marRight w:val="0"/>
      <w:marTop w:val="0"/>
      <w:marBottom w:val="0"/>
      <w:divBdr>
        <w:top w:val="none" w:sz="0" w:space="0" w:color="auto"/>
        <w:left w:val="none" w:sz="0" w:space="0" w:color="auto"/>
        <w:bottom w:val="none" w:sz="0" w:space="0" w:color="auto"/>
        <w:right w:val="none" w:sz="0" w:space="0" w:color="auto"/>
      </w:divBdr>
    </w:div>
    <w:div w:id="312830788">
      <w:bodyDiv w:val="1"/>
      <w:marLeft w:val="0"/>
      <w:marRight w:val="0"/>
      <w:marTop w:val="0"/>
      <w:marBottom w:val="0"/>
      <w:divBdr>
        <w:top w:val="none" w:sz="0" w:space="0" w:color="auto"/>
        <w:left w:val="none" w:sz="0" w:space="0" w:color="auto"/>
        <w:bottom w:val="none" w:sz="0" w:space="0" w:color="auto"/>
        <w:right w:val="none" w:sz="0" w:space="0" w:color="auto"/>
      </w:divBdr>
    </w:div>
    <w:div w:id="313533229">
      <w:bodyDiv w:val="1"/>
      <w:marLeft w:val="0"/>
      <w:marRight w:val="0"/>
      <w:marTop w:val="0"/>
      <w:marBottom w:val="0"/>
      <w:divBdr>
        <w:top w:val="none" w:sz="0" w:space="0" w:color="auto"/>
        <w:left w:val="none" w:sz="0" w:space="0" w:color="auto"/>
        <w:bottom w:val="none" w:sz="0" w:space="0" w:color="auto"/>
        <w:right w:val="none" w:sz="0" w:space="0" w:color="auto"/>
      </w:divBdr>
    </w:div>
    <w:div w:id="318191035">
      <w:bodyDiv w:val="1"/>
      <w:marLeft w:val="0"/>
      <w:marRight w:val="0"/>
      <w:marTop w:val="0"/>
      <w:marBottom w:val="0"/>
      <w:divBdr>
        <w:top w:val="none" w:sz="0" w:space="0" w:color="auto"/>
        <w:left w:val="none" w:sz="0" w:space="0" w:color="auto"/>
        <w:bottom w:val="none" w:sz="0" w:space="0" w:color="auto"/>
        <w:right w:val="none" w:sz="0" w:space="0" w:color="auto"/>
      </w:divBdr>
    </w:div>
    <w:div w:id="320041884">
      <w:bodyDiv w:val="1"/>
      <w:marLeft w:val="0"/>
      <w:marRight w:val="0"/>
      <w:marTop w:val="0"/>
      <w:marBottom w:val="0"/>
      <w:divBdr>
        <w:top w:val="none" w:sz="0" w:space="0" w:color="auto"/>
        <w:left w:val="none" w:sz="0" w:space="0" w:color="auto"/>
        <w:bottom w:val="none" w:sz="0" w:space="0" w:color="auto"/>
        <w:right w:val="none" w:sz="0" w:space="0" w:color="auto"/>
      </w:divBdr>
    </w:div>
    <w:div w:id="320357231">
      <w:bodyDiv w:val="1"/>
      <w:marLeft w:val="0"/>
      <w:marRight w:val="0"/>
      <w:marTop w:val="0"/>
      <w:marBottom w:val="0"/>
      <w:divBdr>
        <w:top w:val="none" w:sz="0" w:space="0" w:color="auto"/>
        <w:left w:val="none" w:sz="0" w:space="0" w:color="auto"/>
        <w:bottom w:val="none" w:sz="0" w:space="0" w:color="auto"/>
        <w:right w:val="none" w:sz="0" w:space="0" w:color="auto"/>
      </w:divBdr>
    </w:div>
    <w:div w:id="321616349">
      <w:bodyDiv w:val="1"/>
      <w:marLeft w:val="0"/>
      <w:marRight w:val="0"/>
      <w:marTop w:val="0"/>
      <w:marBottom w:val="0"/>
      <w:divBdr>
        <w:top w:val="none" w:sz="0" w:space="0" w:color="auto"/>
        <w:left w:val="none" w:sz="0" w:space="0" w:color="auto"/>
        <w:bottom w:val="none" w:sz="0" w:space="0" w:color="auto"/>
        <w:right w:val="none" w:sz="0" w:space="0" w:color="auto"/>
      </w:divBdr>
    </w:div>
    <w:div w:id="323582969">
      <w:bodyDiv w:val="1"/>
      <w:marLeft w:val="0"/>
      <w:marRight w:val="0"/>
      <w:marTop w:val="0"/>
      <w:marBottom w:val="0"/>
      <w:divBdr>
        <w:top w:val="none" w:sz="0" w:space="0" w:color="auto"/>
        <w:left w:val="none" w:sz="0" w:space="0" w:color="auto"/>
        <w:bottom w:val="none" w:sz="0" w:space="0" w:color="auto"/>
        <w:right w:val="none" w:sz="0" w:space="0" w:color="auto"/>
      </w:divBdr>
    </w:div>
    <w:div w:id="328680690">
      <w:bodyDiv w:val="1"/>
      <w:marLeft w:val="0"/>
      <w:marRight w:val="0"/>
      <w:marTop w:val="0"/>
      <w:marBottom w:val="0"/>
      <w:divBdr>
        <w:top w:val="none" w:sz="0" w:space="0" w:color="auto"/>
        <w:left w:val="none" w:sz="0" w:space="0" w:color="auto"/>
        <w:bottom w:val="none" w:sz="0" w:space="0" w:color="auto"/>
        <w:right w:val="none" w:sz="0" w:space="0" w:color="auto"/>
      </w:divBdr>
    </w:div>
    <w:div w:id="330066941">
      <w:bodyDiv w:val="1"/>
      <w:marLeft w:val="0"/>
      <w:marRight w:val="0"/>
      <w:marTop w:val="0"/>
      <w:marBottom w:val="0"/>
      <w:divBdr>
        <w:top w:val="none" w:sz="0" w:space="0" w:color="auto"/>
        <w:left w:val="none" w:sz="0" w:space="0" w:color="auto"/>
        <w:bottom w:val="none" w:sz="0" w:space="0" w:color="auto"/>
        <w:right w:val="none" w:sz="0" w:space="0" w:color="auto"/>
      </w:divBdr>
    </w:div>
    <w:div w:id="330259516">
      <w:bodyDiv w:val="1"/>
      <w:marLeft w:val="0"/>
      <w:marRight w:val="0"/>
      <w:marTop w:val="0"/>
      <w:marBottom w:val="0"/>
      <w:divBdr>
        <w:top w:val="none" w:sz="0" w:space="0" w:color="auto"/>
        <w:left w:val="none" w:sz="0" w:space="0" w:color="auto"/>
        <w:bottom w:val="none" w:sz="0" w:space="0" w:color="auto"/>
        <w:right w:val="none" w:sz="0" w:space="0" w:color="auto"/>
      </w:divBdr>
    </w:div>
    <w:div w:id="333144212">
      <w:bodyDiv w:val="1"/>
      <w:marLeft w:val="0"/>
      <w:marRight w:val="0"/>
      <w:marTop w:val="0"/>
      <w:marBottom w:val="0"/>
      <w:divBdr>
        <w:top w:val="none" w:sz="0" w:space="0" w:color="auto"/>
        <w:left w:val="none" w:sz="0" w:space="0" w:color="auto"/>
        <w:bottom w:val="none" w:sz="0" w:space="0" w:color="auto"/>
        <w:right w:val="none" w:sz="0" w:space="0" w:color="auto"/>
      </w:divBdr>
    </w:div>
    <w:div w:id="336006651">
      <w:bodyDiv w:val="1"/>
      <w:marLeft w:val="0"/>
      <w:marRight w:val="0"/>
      <w:marTop w:val="0"/>
      <w:marBottom w:val="0"/>
      <w:divBdr>
        <w:top w:val="none" w:sz="0" w:space="0" w:color="auto"/>
        <w:left w:val="none" w:sz="0" w:space="0" w:color="auto"/>
        <w:bottom w:val="none" w:sz="0" w:space="0" w:color="auto"/>
        <w:right w:val="none" w:sz="0" w:space="0" w:color="auto"/>
      </w:divBdr>
    </w:div>
    <w:div w:id="337192894">
      <w:bodyDiv w:val="1"/>
      <w:marLeft w:val="0"/>
      <w:marRight w:val="0"/>
      <w:marTop w:val="0"/>
      <w:marBottom w:val="0"/>
      <w:divBdr>
        <w:top w:val="none" w:sz="0" w:space="0" w:color="auto"/>
        <w:left w:val="none" w:sz="0" w:space="0" w:color="auto"/>
        <w:bottom w:val="none" w:sz="0" w:space="0" w:color="auto"/>
        <w:right w:val="none" w:sz="0" w:space="0" w:color="auto"/>
      </w:divBdr>
    </w:div>
    <w:div w:id="340396770">
      <w:bodyDiv w:val="1"/>
      <w:marLeft w:val="0"/>
      <w:marRight w:val="0"/>
      <w:marTop w:val="0"/>
      <w:marBottom w:val="0"/>
      <w:divBdr>
        <w:top w:val="none" w:sz="0" w:space="0" w:color="auto"/>
        <w:left w:val="none" w:sz="0" w:space="0" w:color="auto"/>
        <w:bottom w:val="none" w:sz="0" w:space="0" w:color="auto"/>
        <w:right w:val="none" w:sz="0" w:space="0" w:color="auto"/>
      </w:divBdr>
    </w:div>
    <w:div w:id="365914569">
      <w:bodyDiv w:val="1"/>
      <w:marLeft w:val="0"/>
      <w:marRight w:val="0"/>
      <w:marTop w:val="0"/>
      <w:marBottom w:val="0"/>
      <w:divBdr>
        <w:top w:val="none" w:sz="0" w:space="0" w:color="auto"/>
        <w:left w:val="none" w:sz="0" w:space="0" w:color="auto"/>
        <w:bottom w:val="none" w:sz="0" w:space="0" w:color="auto"/>
        <w:right w:val="none" w:sz="0" w:space="0" w:color="auto"/>
      </w:divBdr>
    </w:div>
    <w:div w:id="372727378">
      <w:bodyDiv w:val="1"/>
      <w:marLeft w:val="0"/>
      <w:marRight w:val="0"/>
      <w:marTop w:val="0"/>
      <w:marBottom w:val="0"/>
      <w:divBdr>
        <w:top w:val="none" w:sz="0" w:space="0" w:color="auto"/>
        <w:left w:val="none" w:sz="0" w:space="0" w:color="auto"/>
        <w:bottom w:val="none" w:sz="0" w:space="0" w:color="auto"/>
        <w:right w:val="none" w:sz="0" w:space="0" w:color="auto"/>
      </w:divBdr>
    </w:div>
    <w:div w:id="373237067">
      <w:bodyDiv w:val="1"/>
      <w:marLeft w:val="0"/>
      <w:marRight w:val="0"/>
      <w:marTop w:val="0"/>
      <w:marBottom w:val="0"/>
      <w:divBdr>
        <w:top w:val="none" w:sz="0" w:space="0" w:color="auto"/>
        <w:left w:val="none" w:sz="0" w:space="0" w:color="auto"/>
        <w:bottom w:val="none" w:sz="0" w:space="0" w:color="auto"/>
        <w:right w:val="none" w:sz="0" w:space="0" w:color="auto"/>
      </w:divBdr>
    </w:div>
    <w:div w:id="374239895">
      <w:bodyDiv w:val="1"/>
      <w:marLeft w:val="0"/>
      <w:marRight w:val="0"/>
      <w:marTop w:val="0"/>
      <w:marBottom w:val="0"/>
      <w:divBdr>
        <w:top w:val="none" w:sz="0" w:space="0" w:color="auto"/>
        <w:left w:val="none" w:sz="0" w:space="0" w:color="auto"/>
        <w:bottom w:val="none" w:sz="0" w:space="0" w:color="auto"/>
        <w:right w:val="none" w:sz="0" w:space="0" w:color="auto"/>
      </w:divBdr>
    </w:div>
    <w:div w:id="375466686">
      <w:bodyDiv w:val="1"/>
      <w:marLeft w:val="0"/>
      <w:marRight w:val="0"/>
      <w:marTop w:val="0"/>
      <w:marBottom w:val="0"/>
      <w:divBdr>
        <w:top w:val="none" w:sz="0" w:space="0" w:color="auto"/>
        <w:left w:val="none" w:sz="0" w:space="0" w:color="auto"/>
        <w:bottom w:val="none" w:sz="0" w:space="0" w:color="auto"/>
        <w:right w:val="none" w:sz="0" w:space="0" w:color="auto"/>
      </w:divBdr>
    </w:div>
    <w:div w:id="375474279">
      <w:bodyDiv w:val="1"/>
      <w:marLeft w:val="0"/>
      <w:marRight w:val="0"/>
      <w:marTop w:val="0"/>
      <w:marBottom w:val="0"/>
      <w:divBdr>
        <w:top w:val="none" w:sz="0" w:space="0" w:color="auto"/>
        <w:left w:val="none" w:sz="0" w:space="0" w:color="auto"/>
        <w:bottom w:val="none" w:sz="0" w:space="0" w:color="auto"/>
        <w:right w:val="none" w:sz="0" w:space="0" w:color="auto"/>
      </w:divBdr>
    </w:div>
    <w:div w:id="380204852">
      <w:bodyDiv w:val="1"/>
      <w:marLeft w:val="0"/>
      <w:marRight w:val="0"/>
      <w:marTop w:val="0"/>
      <w:marBottom w:val="0"/>
      <w:divBdr>
        <w:top w:val="none" w:sz="0" w:space="0" w:color="auto"/>
        <w:left w:val="none" w:sz="0" w:space="0" w:color="auto"/>
        <w:bottom w:val="none" w:sz="0" w:space="0" w:color="auto"/>
        <w:right w:val="none" w:sz="0" w:space="0" w:color="auto"/>
      </w:divBdr>
    </w:div>
    <w:div w:id="381364064">
      <w:bodyDiv w:val="1"/>
      <w:marLeft w:val="0"/>
      <w:marRight w:val="0"/>
      <w:marTop w:val="0"/>
      <w:marBottom w:val="0"/>
      <w:divBdr>
        <w:top w:val="none" w:sz="0" w:space="0" w:color="auto"/>
        <w:left w:val="none" w:sz="0" w:space="0" w:color="auto"/>
        <w:bottom w:val="none" w:sz="0" w:space="0" w:color="auto"/>
        <w:right w:val="none" w:sz="0" w:space="0" w:color="auto"/>
      </w:divBdr>
    </w:div>
    <w:div w:id="381750734">
      <w:bodyDiv w:val="1"/>
      <w:marLeft w:val="0"/>
      <w:marRight w:val="0"/>
      <w:marTop w:val="0"/>
      <w:marBottom w:val="0"/>
      <w:divBdr>
        <w:top w:val="none" w:sz="0" w:space="0" w:color="auto"/>
        <w:left w:val="none" w:sz="0" w:space="0" w:color="auto"/>
        <w:bottom w:val="none" w:sz="0" w:space="0" w:color="auto"/>
        <w:right w:val="none" w:sz="0" w:space="0" w:color="auto"/>
      </w:divBdr>
    </w:div>
    <w:div w:id="382799948">
      <w:bodyDiv w:val="1"/>
      <w:marLeft w:val="0"/>
      <w:marRight w:val="0"/>
      <w:marTop w:val="0"/>
      <w:marBottom w:val="0"/>
      <w:divBdr>
        <w:top w:val="none" w:sz="0" w:space="0" w:color="auto"/>
        <w:left w:val="none" w:sz="0" w:space="0" w:color="auto"/>
        <w:bottom w:val="none" w:sz="0" w:space="0" w:color="auto"/>
        <w:right w:val="none" w:sz="0" w:space="0" w:color="auto"/>
      </w:divBdr>
    </w:div>
    <w:div w:id="383406625">
      <w:bodyDiv w:val="1"/>
      <w:marLeft w:val="0"/>
      <w:marRight w:val="0"/>
      <w:marTop w:val="0"/>
      <w:marBottom w:val="0"/>
      <w:divBdr>
        <w:top w:val="none" w:sz="0" w:space="0" w:color="auto"/>
        <w:left w:val="none" w:sz="0" w:space="0" w:color="auto"/>
        <w:bottom w:val="none" w:sz="0" w:space="0" w:color="auto"/>
        <w:right w:val="none" w:sz="0" w:space="0" w:color="auto"/>
      </w:divBdr>
    </w:div>
    <w:div w:id="384379805">
      <w:bodyDiv w:val="1"/>
      <w:marLeft w:val="0"/>
      <w:marRight w:val="0"/>
      <w:marTop w:val="0"/>
      <w:marBottom w:val="0"/>
      <w:divBdr>
        <w:top w:val="none" w:sz="0" w:space="0" w:color="auto"/>
        <w:left w:val="none" w:sz="0" w:space="0" w:color="auto"/>
        <w:bottom w:val="none" w:sz="0" w:space="0" w:color="auto"/>
        <w:right w:val="none" w:sz="0" w:space="0" w:color="auto"/>
      </w:divBdr>
    </w:div>
    <w:div w:id="389112198">
      <w:bodyDiv w:val="1"/>
      <w:marLeft w:val="0"/>
      <w:marRight w:val="0"/>
      <w:marTop w:val="0"/>
      <w:marBottom w:val="0"/>
      <w:divBdr>
        <w:top w:val="none" w:sz="0" w:space="0" w:color="auto"/>
        <w:left w:val="none" w:sz="0" w:space="0" w:color="auto"/>
        <w:bottom w:val="none" w:sz="0" w:space="0" w:color="auto"/>
        <w:right w:val="none" w:sz="0" w:space="0" w:color="auto"/>
      </w:divBdr>
    </w:div>
    <w:div w:id="390037011">
      <w:bodyDiv w:val="1"/>
      <w:marLeft w:val="0"/>
      <w:marRight w:val="0"/>
      <w:marTop w:val="0"/>
      <w:marBottom w:val="0"/>
      <w:divBdr>
        <w:top w:val="none" w:sz="0" w:space="0" w:color="auto"/>
        <w:left w:val="none" w:sz="0" w:space="0" w:color="auto"/>
        <w:bottom w:val="none" w:sz="0" w:space="0" w:color="auto"/>
        <w:right w:val="none" w:sz="0" w:space="0" w:color="auto"/>
      </w:divBdr>
    </w:div>
    <w:div w:id="390733721">
      <w:bodyDiv w:val="1"/>
      <w:marLeft w:val="0"/>
      <w:marRight w:val="0"/>
      <w:marTop w:val="0"/>
      <w:marBottom w:val="0"/>
      <w:divBdr>
        <w:top w:val="none" w:sz="0" w:space="0" w:color="auto"/>
        <w:left w:val="none" w:sz="0" w:space="0" w:color="auto"/>
        <w:bottom w:val="none" w:sz="0" w:space="0" w:color="auto"/>
        <w:right w:val="none" w:sz="0" w:space="0" w:color="auto"/>
      </w:divBdr>
    </w:div>
    <w:div w:id="393312652">
      <w:bodyDiv w:val="1"/>
      <w:marLeft w:val="0"/>
      <w:marRight w:val="0"/>
      <w:marTop w:val="0"/>
      <w:marBottom w:val="0"/>
      <w:divBdr>
        <w:top w:val="none" w:sz="0" w:space="0" w:color="auto"/>
        <w:left w:val="none" w:sz="0" w:space="0" w:color="auto"/>
        <w:bottom w:val="none" w:sz="0" w:space="0" w:color="auto"/>
        <w:right w:val="none" w:sz="0" w:space="0" w:color="auto"/>
      </w:divBdr>
    </w:div>
    <w:div w:id="393356601">
      <w:bodyDiv w:val="1"/>
      <w:marLeft w:val="0"/>
      <w:marRight w:val="0"/>
      <w:marTop w:val="0"/>
      <w:marBottom w:val="0"/>
      <w:divBdr>
        <w:top w:val="none" w:sz="0" w:space="0" w:color="auto"/>
        <w:left w:val="none" w:sz="0" w:space="0" w:color="auto"/>
        <w:bottom w:val="none" w:sz="0" w:space="0" w:color="auto"/>
        <w:right w:val="none" w:sz="0" w:space="0" w:color="auto"/>
      </w:divBdr>
    </w:div>
    <w:div w:id="394015747">
      <w:bodyDiv w:val="1"/>
      <w:marLeft w:val="0"/>
      <w:marRight w:val="0"/>
      <w:marTop w:val="0"/>
      <w:marBottom w:val="0"/>
      <w:divBdr>
        <w:top w:val="none" w:sz="0" w:space="0" w:color="auto"/>
        <w:left w:val="none" w:sz="0" w:space="0" w:color="auto"/>
        <w:bottom w:val="none" w:sz="0" w:space="0" w:color="auto"/>
        <w:right w:val="none" w:sz="0" w:space="0" w:color="auto"/>
      </w:divBdr>
    </w:div>
    <w:div w:id="396050265">
      <w:bodyDiv w:val="1"/>
      <w:marLeft w:val="0"/>
      <w:marRight w:val="0"/>
      <w:marTop w:val="0"/>
      <w:marBottom w:val="0"/>
      <w:divBdr>
        <w:top w:val="none" w:sz="0" w:space="0" w:color="auto"/>
        <w:left w:val="none" w:sz="0" w:space="0" w:color="auto"/>
        <w:bottom w:val="none" w:sz="0" w:space="0" w:color="auto"/>
        <w:right w:val="none" w:sz="0" w:space="0" w:color="auto"/>
      </w:divBdr>
    </w:div>
    <w:div w:id="397873086">
      <w:bodyDiv w:val="1"/>
      <w:marLeft w:val="0"/>
      <w:marRight w:val="0"/>
      <w:marTop w:val="0"/>
      <w:marBottom w:val="0"/>
      <w:divBdr>
        <w:top w:val="none" w:sz="0" w:space="0" w:color="auto"/>
        <w:left w:val="none" w:sz="0" w:space="0" w:color="auto"/>
        <w:bottom w:val="none" w:sz="0" w:space="0" w:color="auto"/>
        <w:right w:val="none" w:sz="0" w:space="0" w:color="auto"/>
      </w:divBdr>
    </w:div>
    <w:div w:id="398287862">
      <w:bodyDiv w:val="1"/>
      <w:marLeft w:val="0"/>
      <w:marRight w:val="0"/>
      <w:marTop w:val="0"/>
      <w:marBottom w:val="0"/>
      <w:divBdr>
        <w:top w:val="none" w:sz="0" w:space="0" w:color="auto"/>
        <w:left w:val="none" w:sz="0" w:space="0" w:color="auto"/>
        <w:bottom w:val="none" w:sz="0" w:space="0" w:color="auto"/>
        <w:right w:val="none" w:sz="0" w:space="0" w:color="auto"/>
      </w:divBdr>
    </w:div>
    <w:div w:id="400980829">
      <w:bodyDiv w:val="1"/>
      <w:marLeft w:val="0"/>
      <w:marRight w:val="0"/>
      <w:marTop w:val="0"/>
      <w:marBottom w:val="0"/>
      <w:divBdr>
        <w:top w:val="none" w:sz="0" w:space="0" w:color="auto"/>
        <w:left w:val="none" w:sz="0" w:space="0" w:color="auto"/>
        <w:bottom w:val="none" w:sz="0" w:space="0" w:color="auto"/>
        <w:right w:val="none" w:sz="0" w:space="0" w:color="auto"/>
      </w:divBdr>
    </w:div>
    <w:div w:id="404033531">
      <w:bodyDiv w:val="1"/>
      <w:marLeft w:val="0"/>
      <w:marRight w:val="0"/>
      <w:marTop w:val="0"/>
      <w:marBottom w:val="0"/>
      <w:divBdr>
        <w:top w:val="none" w:sz="0" w:space="0" w:color="auto"/>
        <w:left w:val="none" w:sz="0" w:space="0" w:color="auto"/>
        <w:bottom w:val="none" w:sz="0" w:space="0" w:color="auto"/>
        <w:right w:val="none" w:sz="0" w:space="0" w:color="auto"/>
      </w:divBdr>
    </w:div>
    <w:div w:id="407120055">
      <w:bodyDiv w:val="1"/>
      <w:marLeft w:val="0"/>
      <w:marRight w:val="0"/>
      <w:marTop w:val="0"/>
      <w:marBottom w:val="0"/>
      <w:divBdr>
        <w:top w:val="none" w:sz="0" w:space="0" w:color="auto"/>
        <w:left w:val="none" w:sz="0" w:space="0" w:color="auto"/>
        <w:bottom w:val="none" w:sz="0" w:space="0" w:color="auto"/>
        <w:right w:val="none" w:sz="0" w:space="0" w:color="auto"/>
      </w:divBdr>
      <w:divsChild>
        <w:div w:id="314844967">
          <w:marLeft w:val="0"/>
          <w:marRight w:val="0"/>
          <w:marTop w:val="0"/>
          <w:marBottom w:val="0"/>
          <w:divBdr>
            <w:top w:val="none" w:sz="0" w:space="0" w:color="auto"/>
            <w:left w:val="none" w:sz="0" w:space="0" w:color="auto"/>
            <w:bottom w:val="none" w:sz="0" w:space="0" w:color="auto"/>
            <w:right w:val="none" w:sz="0" w:space="0" w:color="auto"/>
          </w:divBdr>
          <w:divsChild>
            <w:div w:id="657461503">
              <w:marLeft w:val="0"/>
              <w:marRight w:val="0"/>
              <w:marTop w:val="0"/>
              <w:marBottom w:val="0"/>
              <w:divBdr>
                <w:top w:val="none" w:sz="0" w:space="0" w:color="auto"/>
                <w:left w:val="none" w:sz="0" w:space="0" w:color="auto"/>
                <w:bottom w:val="none" w:sz="0" w:space="0" w:color="auto"/>
                <w:right w:val="none" w:sz="0" w:space="0" w:color="auto"/>
              </w:divBdr>
              <w:divsChild>
                <w:div w:id="95972741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68692826">
          <w:marLeft w:val="0"/>
          <w:marRight w:val="0"/>
          <w:marTop w:val="0"/>
          <w:marBottom w:val="0"/>
          <w:divBdr>
            <w:top w:val="none" w:sz="0" w:space="0" w:color="auto"/>
            <w:left w:val="none" w:sz="0" w:space="0" w:color="auto"/>
            <w:bottom w:val="none" w:sz="0" w:space="0" w:color="auto"/>
            <w:right w:val="none" w:sz="0" w:space="0" w:color="auto"/>
          </w:divBdr>
          <w:divsChild>
            <w:div w:id="1528064370">
              <w:marLeft w:val="0"/>
              <w:marRight w:val="0"/>
              <w:marTop w:val="0"/>
              <w:marBottom w:val="0"/>
              <w:divBdr>
                <w:top w:val="none" w:sz="0" w:space="0" w:color="auto"/>
                <w:left w:val="none" w:sz="0" w:space="0" w:color="auto"/>
                <w:bottom w:val="none" w:sz="0" w:space="0" w:color="auto"/>
                <w:right w:val="none" w:sz="0" w:space="0" w:color="auto"/>
              </w:divBdr>
              <w:divsChild>
                <w:div w:id="180191970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82552398">
          <w:marLeft w:val="0"/>
          <w:marRight w:val="0"/>
          <w:marTop w:val="0"/>
          <w:marBottom w:val="0"/>
          <w:divBdr>
            <w:top w:val="none" w:sz="0" w:space="0" w:color="auto"/>
            <w:left w:val="none" w:sz="0" w:space="0" w:color="auto"/>
            <w:bottom w:val="none" w:sz="0" w:space="0" w:color="auto"/>
            <w:right w:val="none" w:sz="0" w:space="0" w:color="auto"/>
          </w:divBdr>
          <w:divsChild>
            <w:div w:id="1942834658">
              <w:marLeft w:val="0"/>
              <w:marRight w:val="0"/>
              <w:marTop w:val="0"/>
              <w:marBottom w:val="0"/>
              <w:divBdr>
                <w:top w:val="none" w:sz="0" w:space="0" w:color="auto"/>
                <w:left w:val="none" w:sz="0" w:space="0" w:color="auto"/>
                <w:bottom w:val="none" w:sz="0" w:space="0" w:color="auto"/>
                <w:right w:val="none" w:sz="0" w:space="0" w:color="auto"/>
              </w:divBdr>
              <w:divsChild>
                <w:div w:id="62084501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309555">
      <w:bodyDiv w:val="1"/>
      <w:marLeft w:val="0"/>
      <w:marRight w:val="0"/>
      <w:marTop w:val="0"/>
      <w:marBottom w:val="0"/>
      <w:divBdr>
        <w:top w:val="none" w:sz="0" w:space="0" w:color="auto"/>
        <w:left w:val="none" w:sz="0" w:space="0" w:color="auto"/>
        <w:bottom w:val="none" w:sz="0" w:space="0" w:color="auto"/>
        <w:right w:val="none" w:sz="0" w:space="0" w:color="auto"/>
      </w:divBdr>
    </w:div>
    <w:div w:id="412049378">
      <w:bodyDiv w:val="1"/>
      <w:marLeft w:val="0"/>
      <w:marRight w:val="0"/>
      <w:marTop w:val="0"/>
      <w:marBottom w:val="0"/>
      <w:divBdr>
        <w:top w:val="none" w:sz="0" w:space="0" w:color="auto"/>
        <w:left w:val="none" w:sz="0" w:space="0" w:color="auto"/>
        <w:bottom w:val="none" w:sz="0" w:space="0" w:color="auto"/>
        <w:right w:val="none" w:sz="0" w:space="0" w:color="auto"/>
      </w:divBdr>
    </w:div>
    <w:div w:id="412970914">
      <w:bodyDiv w:val="1"/>
      <w:marLeft w:val="0"/>
      <w:marRight w:val="0"/>
      <w:marTop w:val="0"/>
      <w:marBottom w:val="0"/>
      <w:divBdr>
        <w:top w:val="none" w:sz="0" w:space="0" w:color="auto"/>
        <w:left w:val="none" w:sz="0" w:space="0" w:color="auto"/>
        <w:bottom w:val="none" w:sz="0" w:space="0" w:color="auto"/>
        <w:right w:val="none" w:sz="0" w:space="0" w:color="auto"/>
      </w:divBdr>
    </w:div>
    <w:div w:id="420413849">
      <w:bodyDiv w:val="1"/>
      <w:marLeft w:val="0"/>
      <w:marRight w:val="0"/>
      <w:marTop w:val="0"/>
      <w:marBottom w:val="0"/>
      <w:divBdr>
        <w:top w:val="none" w:sz="0" w:space="0" w:color="auto"/>
        <w:left w:val="none" w:sz="0" w:space="0" w:color="auto"/>
        <w:bottom w:val="none" w:sz="0" w:space="0" w:color="auto"/>
        <w:right w:val="none" w:sz="0" w:space="0" w:color="auto"/>
      </w:divBdr>
    </w:div>
    <w:div w:id="422916662">
      <w:bodyDiv w:val="1"/>
      <w:marLeft w:val="0"/>
      <w:marRight w:val="0"/>
      <w:marTop w:val="0"/>
      <w:marBottom w:val="0"/>
      <w:divBdr>
        <w:top w:val="none" w:sz="0" w:space="0" w:color="auto"/>
        <w:left w:val="none" w:sz="0" w:space="0" w:color="auto"/>
        <w:bottom w:val="none" w:sz="0" w:space="0" w:color="auto"/>
        <w:right w:val="none" w:sz="0" w:space="0" w:color="auto"/>
      </w:divBdr>
    </w:div>
    <w:div w:id="424963946">
      <w:bodyDiv w:val="1"/>
      <w:marLeft w:val="0"/>
      <w:marRight w:val="0"/>
      <w:marTop w:val="0"/>
      <w:marBottom w:val="0"/>
      <w:divBdr>
        <w:top w:val="none" w:sz="0" w:space="0" w:color="auto"/>
        <w:left w:val="none" w:sz="0" w:space="0" w:color="auto"/>
        <w:bottom w:val="none" w:sz="0" w:space="0" w:color="auto"/>
        <w:right w:val="none" w:sz="0" w:space="0" w:color="auto"/>
      </w:divBdr>
    </w:div>
    <w:div w:id="425154059">
      <w:bodyDiv w:val="1"/>
      <w:marLeft w:val="0"/>
      <w:marRight w:val="0"/>
      <w:marTop w:val="0"/>
      <w:marBottom w:val="0"/>
      <w:divBdr>
        <w:top w:val="none" w:sz="0" w:space="0" w:color="auto"/>
        <w:left w:val="none" w:sz="0" w:space="0" w:color="auto"/>
        <w:bottom w:val="none" w:sz="0" w:space="0" w:color="auto"/>
        <w:right w:val="none" w:sz="0" w:space="0" w:color="auto"/>
      </w:divBdr>
    </w:div>
    <w:div w:id="428621237">
      <w:bodyDiv w:val="1"/>
      <w:marLeft w:val="0"/>
      <w:marRight w:val="0"/>
      <w:marTop w:val="0"/>
      <w:marBottom w:val="0"/>
      <w:divBdr>
        <w:top w:val="none" w:sz="0" w:space="0" w:color="auto"/>
        <w:left w:val="none" w:sz="0" w:space="0" w:color="auto"/>
        <w:bottom w:val="none" w:sz="0" w:space="0" w:color="auto"/>
        <w:right w:val="none" w:sz="0" w:space="0" w:color="auto"/>
      </w:divBdr>
    </w:div>
    <w:div w:id="431055937">
      <w:bodyDiv w:val="1"/>
      <w:marLeft w:val="0"/>
      <w:marRight w:val="0"/>
      <w:marTop w:val="0"/>
      <w:marBottom w:val="0"/>
      <w:divBdr>
        <w:top w:val="none" w:sz="0" w:space="0" w:color="auto"/>
        <w:left w:val="none" w:sz="0" w:space="0" w:color="auto"/>
        <w:bottom w:val="none" w:sz="0" w:space="0" w:color="auto"/>
        <w:right w:val="none" w:sz="0" w:space="0" w:color="auto"/>
      </w:divBdr>
    </w:div>
    <w:div w:id="431364426">
      <w:bodyDiv w:val="1"/>
      <w:marLeft w:val="0"/>
      <w:marRight w:val="0"/>
      <w:marTop w:val="0"/>
      <w:marBottom w:val="0"/>
      <w:divBdr>
        <w:top w:val="none" w:sz="0" w:space="0" w:color="auto"/>
        <w:left w:val="none" w:sz="0" w:space="0" w:color="auto"/>
        <w:bottom w:val="none" w:sz="0" w:space="0" w:color="auto"/>
        <w:right w:val="none" w:sz="0" w:space="0" w:color="auto"/>
      </w:divBdr>
    </w:div>
    <w:div w:id="435173935">
      <w:bodyDiv w:val="1"/>
      <w:marLeft w:val="0"/>
      <w:marRight w:val="0"/>
      <w:marTop w:val="0"/>
      <w:marBottom w:val="0"/>
      <w:divBdr>
        <w:top w:val="none" w:sz="0" w:space="0" w:color="auto"/>
        <w:left w:val="none" w:sz="0" w:space="0" w:color="auto"/>
        <w:bottom w:val="none" w:sz="0" w:space="0" w:color="auto"/>
        <w:right w:val="none" w:sz="0" w:space="0" w:color="auto"/>
      </w:divBdr>
    </w:div>
    <w:div w:id="435488496">
      <w:bodyDiv w:val="1"/>
      <w:marLeft w:val="0"/>
      <w:marRight w:val="0"/>
      <w:marTop w:val="0"/>
      <w:marBottom w:val="0"/>
      <w:divBdr>
        <w:top w:val="none" w:sz="0" w:space="0" w:color="auto"/>
        <w:left w:val="none" w:sz="0" w:space="0" w:color="auto"/>
        <w:bottom w:val="none" w:sz="0" w:space="0" w:color="auto"/>
        <w:right w:val="none" w:sz="0" w:space="0" w:color="auto"/>
      </w:divBdr>
    </w:div>
    <w:div w:id="435907132">
      <w:bodyDiv w:val="1"/>
      <w:marLeft w:val="0"/>
      <w:marRight w:val="0"/>
      <w:marTop w:val="0"/>
      <w:marBottom w:val="0"/>
      <w:divBdr>
        <w:top w:val="none" w:sz="0" w:space="0" w:color="auto"/>
        <w:left w:val="none" w:sz="0" w:space="0" w:color="auto"/>
        <w:bottom w:val="none" w:sz="0" w:space="0" w:color="auto"/>
        <w:right w:val="none" w:sz="0" w:space="0" w:color="auto"/>
      </w:divBdr>
    </w:div>
    <w:div w:id="439108182">
      <w:bodyDiv w:val="1"/>
      <w:marLeft w:val="0"/>
      <w:marRight w:val="0"/>
      <w:marTop w:val="0"/>
      <w:marBottom w:val="0"/>
      <w:divBdr>
        <w:top w:val="none" w:sz="0" w:space="0" w:color="auto"/>
        <w:left w:val="none" w:sz="0" w:space="0" w:color="auto"/>
        <w:bottom w:val="none" w:sz="0" w:space="0" w:color="auto"/>
        <w:right w:val="none" w:sz="0" w:space="0" w:color="auto"/>
      </w:divBdr>
    </w:div>
    <w:div w:id="440146602">
      <w:bodyDiv w:val="1"/>
      <w:marLeft w:val="0"/>
      <w:marRight w:val="0"/>
      <w:marTop w:val="0"/>
      <w:marBottom w:val="0"/>
      <w:divBdr>
        <w:top w:val="none" w:sz="0" w:space="0" w:color="auto"/>
        <w:left w:val="none" w:sz="0" w:space="0" w:color="auto"/>
        <w:bottom w:val="none" w:sz="0" w:space="0" w:color="auto"/>
        <w:right w:val="none" w:sz="0" w:space="0" w:color="auto"/>
      </w:divBdr>
    </w:div>
    <w:div w:id="440418949">
      <w:bodyDiv w:val="1"/>
      <w:marLeft w:val="0"/>
      <w:marRight w:val="0"/>
      <w:marTop w:val="0"/>
      <w:marBottom w:val="0"/>
      <w:divBdr>
        <w:top w:val="none" w:sz="0" w:space="0" w:color="auto"/>
        <w:left w:val="none" w:sz="0" w:space="0" w:color="auto"/>
        <w:bottom w:val="none" w:sz="0" w:space="0" w:color="auto"/>
        <w:right w:val="none" w:sz="0" w:space="0" w:color="auto"/>
      </w:divBdr>
    </w:div>
    <w:div w:id="440497488">
      <w:bodyDiv w:val="1"/>
      <w:marLeft w:val="0"/>
      <w:marRight w:val="0"/>
      <w:marTop w:val="0"/>
      <w:marBottom w:val="0"/>
      <w:divBdr>
        <w:top w:val="none" w:sz="0" w:space="0" w:color="auto"/>
        <w:left w:val="none" w:sz="0" w:space="0" w:color="auto"/>
        <w:bottom w:val="none" w:sz="0" w:space="0" w:color="auto"/>
        <w:right w:val="none" w:sz="0" w:space="0" w:color="auto"/>
      </w:divBdr>
    </w:div>
    <w:div w:id="443963957">
      <w:bodyDiv w:val="1"/>
      <w:marLeft w:val="0"/>
      <w:marRight w:val="0"/>
      <w:marTop w:val="0"/>
      <w:marBottom w:val="0"/>
      <w:divBdr>
        <w:top w:val="none" w:sz="0" w:space="0" w:color="auto"/>
        <w:left w:val="none" w:sz="0" w:space="0" w:color="auto"/>
        <w:bottom w:val="none" w:sz="0" w:space="0" w:color="auto"/>
        <w:right w:val="none" w:sz="0" w:space="0" w:color="auto"/>
      </w:divBdr>
    </w:div>
    <w:div w:id="446849735">
      <w:bodyDiv w:val="1"/>
      <w:marLeft w:val="0"/>
      <w:marRight w:val="0"/>
      <w:marTop w:val="0"/>
      <w:marBottom w:val="0"/>
      <w:divBdr>
        <w:top w:val="none" w:sz="0" w:space="0" w:color="auto"/>
        <w:left w:val="none" w:sz="0" w:space="0" w:color="auto"/>
        <w:bottom w:val="none" w:sz="0" w:space="0" w:color="auto"/>
        <w:right w:val="none" w:sz="0" w:space="0" w:color="auto"/>
      </w:divBdr>
    </w:div>
    <w:div w:id="447774538">
      <w:bodyDiv w:val="1"/>
      <w:marLeft w:val="0"/>
      <w:marRight w:val="0"/>
      <w:marTop w:val="0"/>
      <w:marBottom w:val="0"/>
      <w:divBdr>
        <w:top w:val="none" w:sz="0" w:space="0" w:color="auto"/>
        <w:left w:val="none" w:sz="0" w:space="0" w:color="auto"/>
        <w:bottom w:val="none" w:sz="0" w:space="0" w:color="auto"/>
        <w:right w:val="none" w:sz="0" w:space="0" w:color="auto"/>
      </w:divBdr>
    </w:div>
    <w:div w:id="449200638">
      <w:bodyDiv w:val="1"/>
      <w:marLeft w:val="0"/>
      <w:marRight w:val="0"/>
      <w:marTop w:val="0"/>
      <w:marBottom w:val="0"/>
      <w:divBdr>
        <w:top w:val="none" w:sz="0" w:space="0" w:color="auto"/>
        <w:left w:val="none" w:sz="0" w:space="0" w:color="auto"/>
        <w:bottom w:val="none" w:sz="0" w:space="0" w:color="auto"/>
        <w:right w:val="none" w:sz="0" w:space="0" w:color="auto"/>
      </w:divBdr>
    </w:div>
    <w:div w:id="454375163">
      <w:bodyDiv w:val="1"/>
      <w:marLeft w:val="0"/>
      <w:marRight w:val="0"/>
      <w:marTop w:val="0"/>
      <w:marBottom w:val="0"/>
      <w:divBdr>
        <w:top w:val="none" w:sz="0" w:space="0" w:color="auto"/>
        <w:left w:val="none" w:sz="0" w:space="0" w:color="auto"/>
        <w:bottom w:val="none" w:sz="0" w:space="0" w:color="auto"/>
        <w:right w:val="none" w:sz="0" w:space="0" w:color="auto"/>
      </w:divBdr>
    </w:div>
    <w:div w:id="457529763">
      <w:bodyDiv w:val="1"/>
      <w:marLeft w:val="0"/>
      <w:marRight w:val="0"/>
      <w:marTop w:val="0"/>
      <w:marBottom w:val="0"/>
      <w:divBdr>
        <w:top w:val="none" w:sz="0" w:space="0" w:color="auto"/>
        <w:left w:val="none" w:sz="0" w:space="0" w:color="auto"/>
        <w:bottom w:val="none" w:sz="0" w:space="0" w:color="auto"/>
        <w:right w:val="none" w:sz="0" w:space="0" w:color="auto"/>
      </w:divBdr>
    </w:div>
    <w:div w:id="458426024">
      <w:bodyDiv w:val="1"/>
      <w:marLeft w:val="0"/>
      <w:marRight w:val="0"/>
      <w:marTop w:val="0"/>
      <w:marBottom w:val="0"/>
      <w:divBdr>
        <w:top w:val="none" w:sz="0" w:space="0" w:color="auto"/>
        <w:left w:val="none" w:sz="0" w:space="0" w:color="auto"/>
        <w:bottom w:val="none" w:sz="0" w:space="0" w:color="auto"/>
        <w:right w:val="none" w:sz="0" w:space="0" w:color="auto"/>
      </w:divBdr>
    </w:div>
    <w:div w:id="462116313">
      <w:bodyDiv w:val="1"/>
      <w:marLeft w:val="0"/>
      <w:marRight w:val="0"/>
      <w:marTop w:val="0"/>
      <w:marBottom w:val="0"/>
      <w:divBdr>
        <w:top w:val="none" w:sz="0" w:space="0" w:color="auto"/>
        <w:left w:val="none" w:sz="0" w:space="0" w:color="auto"/>
        <w:bottom w:val="none" w:sz="0" w:space="0" w:color="auto"/>
        <w:right w:val="none" w:sz="0" w:space="0" w:color="auto"/>
      </w:divBdr>
    </w:div>
    <w:div w:id="464396016">
      <w:bodyDiv w:val="1"/>
      <w:marLeft w:val="0"/>
      <w:marRight w:val="0"/>
      <w:marTop w:val="0"/>
      <w:marBottom w:val="0"/>
      <w:divBdr>
        <w:top w:val="none" w:sz="0" w:space="0" w:color="auto"/>
        <w:left w:val="none" w:sz="0" w:space="0" w:color="auto"/>
        <w:bottom w:val="none" w:sz="0" w:space="0" w:color="auto"/>
        <w:right w:val="none" w:sz="0" w:space="0" w:color="auto"/>
      </w:divBdr>
    </w:div>
    <w:div w:id="466048076">
      <w:bodyDiv w:val="1"/>
      <w:marLeft w:val="0"/>
      <w:marRight w:val="0"/>
      <w:marTop w:val="0"/>
      <w:marBottom w:val="0"/>
      <w:divBdr>
        <w:top w:val="none" w:sz="0" w:space="0" w:color="auto"/>
        <w:left w:val="none" w:sz="0" w:space="0" w:color="auto"/>
        <w:bottom w:val="none" w:sz="0" w:space="0" w:color="auto"/>
        <w:right w:val="none" w:sz="0" w:space="0" w:color="auto"/>
      </w:divBdr>
    </w:div>
    <w:div w:id="466893146">
      <w:bodyDiv w:val="1"/>
      <w:marLeft w:val="0"/>
      <w:marRight w:val="0"/>
      <w:marTop w:val="0"/>
      <w:marBottom w:val="0"/>
      <w:divBdr>
        <w:top w:val="none" w:sz="0" w:space="0" w:color="auto"/>
        <w:left w:val="none" w:sz="0" w:space="0" w:color="auto"/>
        <w:bottom w:val="none" w:sz="0" w:space="0" w:color="auto"/>
        <w:right w:val="none" w:sz="0" w:space="0" w:color="auto"/>
      </w:divBdr>
    </w:div>
    <w:div w:id="473648035">
      <w:bodyDiv w:val="1"/>
      <w:marLeft w:val="0"/>
      <w:marRight w:val="0"/>
      <w:marTop w:val="0"/>
      <w:marBottom w:val="0"/>
      <w:divBdr>
        <w:top w:val="none" w:sz="0" w:space="0" w:color="auto"/>
        <w:left w:val="none" w:sz="0" w:space="0" w:color="auto"/>
        <w:bottom w:val="none" w:sz="0" w:space="0" w:color="auto"/>
        <w:right w:val="none" w:sz="0" w:space="0" w:color="auto"/>
      </w:divBdr>
    </w:div>
    <w:div w:id="476000779">
      <w:bodyDiv w:val="1"/>
      <w:marLeft w:val="0"/>
      <w:marRight w:val="0"/>
      <w:marTop w:val="0"/>
      <w:marBottom w:val="0"/>
      <w:divBdr>
        <w:top w:val="none" w:sz="0" w:space="0" w:color="auto"/>
        <w:left w:val="none" w:sz="0" w:space="0" w:color="auto"/>
        <w:bottom w:val="none" w:sz="0" w:space="0" w:color="auto"/>
        <w:right w:val="none" w:sz="0" w:space="0" w:color="auto"/>
      </w:divBdr>
    </w:div>
    <w:div w:id="477915119">
      <w:bodyDiv w:val="1"/>
      <w:marLeft w:val="0"/>
      <w:marRight w:val="0"/>
      <w:marTop w:val="0"/>
      <w:marBottom w:val="0"/>
      <w:divBdr>
        <w:top w:val="none" w:sz="0" w:space="0" w:color="auto"/>
        <w:left w:val="none" w:sz="0" w:space="0" w:color="auto"/>
        <w:bottom w:val="none" w:sz="0" w:space="0" w:color="auto"/>
        <w:right w:val="none" w:sz="0" w:space="0" w:color="auto"/>
      </w:divBdr>
    </w:div>
    <w:div w:id="481964074">
      <w:bodyDiv w:val="1"/>
      <w:marLeft w:val="0"/>
      <w:marRight w:val="0"/>
      <w:marTop w:val="0"/>
      <w:marBottom w:val="0"/>
      <w:divBdr>
        <w:top w:val="none" w:sz="0" w:space="0" w:color="auto"/>
        <w:left w:val="none" w:sz="0" w:space="0" w:color="auto"/>
        <w:bottom w:val="none" w:sz="0" w:space="0" w:color="auto"/>
        <w:right w:val="none" w:sz="0" w:space="0" w:color="auto"/>
      </w:divBdr>
    </w:div>
    <w:div w:id="482041029">
      <w:bodyDiv w:val="1"/>
      <w:marLeft w:val="0"/>
      <w:marRight w:val="0"/>
      <w:marTop w:val="0"/>
      <w:marBottom w:val="0"/>
      <w:divBdr>
        <w:top w:val="none" w:sz="0" w:space="0" w:color="auto"/>
        <w:left w:val="none" w:sz="0" w:space="0" w:color="auto"/>
        <w:bottom w:val="none" w:sz="0" w:space="0" w:color="auto"/>
        <w:right w:val="none" w:sz="0" w:space="0" w:color="auto"/>
      </w:divBdr>
    </w:div>
    <w:div w:id="482894757">
      <w:bodyDiv w:val="1"/>
      <w:marLeft w:val="0"/>
      <w:marRight w:val="0"/>
      <w:marTop w:val="0"/>
      <w:marBottom w:val="0"/>
      <w:divBdr>
        <w:top w:val="none" w:sz="0" w:space="0" w:color="auto"/>
        <w:left w:val="none" w:sz="0" w:space="0" w:color="auto"/>
        <w:bottom w:val="none" w:sz="0" w:space="0" w:color="auto"/>
        <w:right w:val="none" w:sz="0" w:space="0" w:color="auto"/>
      </w:divBdr>
    </w:div>
    <w:div w:id="483009017">
      <w:bodyDiv w:val="1"/>
      <w:marLeft w:val="0"/>
      <w:marRight w:val="0"/>
      <w:marTop w:val="0"/>
      <w:marBottom w:val="0"/>
      <w:divBdr>
        <w:top w:val="none" w:sz="0" w:space="0" w:color="auto"/>
        <w:left w:val="none" w:sz="0" w:space="0" w:color="auto"/>
        <w:bottom w:val="none" w:sz="0" w:space="0" w:color="auto"/>
        <w:right w:val="none" w:sz="0" w:space="0" w:color="auto"/>
      </w:divBdr>
    </w:div>
    <w:div w:id="491677427">
      <w:bodyDiv w:val="1"/>
      <w:marLeft w:val="0"/>
      <w:marRight w:val="0"/>
      <w:marTop w:val="0"/>
      <w:marBottom w:val="0"/>
      <w:divBdr>
        <w:top w:val="none" w:sz="0" w:space="0" w:color="auto"/>
        <w:left w:val="none" w:sz="0" w:space="0" w:color="auto"/>
        <w:bottom w:val="none" w:sz="0" w:space="0" w:color="auto"/>
        <w:right w:val="none" w:sz="0" w:space="0" w:color="auto"/>
      </w:divBdr>
    </w:div>
    <w:div w:id="496310339">
      <w:bodyDiv w:val="1"/>
      <w:marLeft w:val="0"/>
      <w:marRight w:val="0"/>
      <w:marTop w:val="0"/>
      <w:marBottom w:val="0"/>
      <w:divBdr>
        <w:top w:val="none" w:sz="0" w:space="0" w:color="auto"/>
        <w:left w:val="none" w:sz="0" w:space="0" w:color="auto"/>
        <w:bottom w:val="none" w:sz="0" w:space="0" w:color="auto"/>
        <w:right w:val="none" w:sz="0" w:space="0" w:color="auto"/>
      </w:divBdr>
    </w:div>
    <w:div w:id="502596079">
      <w:bodyDiv w:val="1"/>
      <w:marLeft w:val="0"/>
      <w:marRight w:val="0"/>
      <w:marTop w:val="0"/>
      <w:marBottom w:val="0"/>
      <w:divBdr>
        <w:top w:val="none" w:sz="0" w:space="0" w:color="auto"/>
        <w:left w:val="none" w:sz="0" w:space="0" w:color="auto"/>
        <w:bottom w:val="none" w:sz="0" w:space="0" w:color="auto"/>
        <w:right w:val="none" w:sz="0" w:space="0" w:color="auto"/>
      </w:divBdr>
    </w:div>
    <w:div w:id="502940940">
      <w:bodyDiv w:val="1"/>
      <w:marLeft w:val="0"/>
      <w:marRight w:val="0"/>
      <w:marTop w:val="0"/>
      <w:marBottom w:val="0"/>
      <w:divBdr>
        <w:top w:val="none" w:sz="0" w:space="0" w:color="auto"/>
        <w:left w:val="none" w:sz="0" w:space="0" w:color="auto"/>
        <w:bottom w:val="none" w:sz="0" w:space="0" w:color="auto"/>
        <w:right w:val="none" w:sz="0" w:space="0" w:color="auto"/>
      </w:divBdr>
    </w:div>
    <w:div w:id="503857982">
      <w:bodyDiv w:val="1"/>
      <w:marLeft w:val="0"/>
      <w:marRight w:val="0"/>
      <w:marTop w:val="0"/>
      <w:marBottom w:val="0"/>
      <w:divBdr>
        <w:top w:val="none" w:sz="0" w:space="0" w:color="auto"/>
        <w:left w:val="none" w:sz="0" w:space="0" w:color="auto"/>
        <w:bottom w:val="none" w:sz="0" w:space="0" w:color="auto"/>
        <w:right w:val="none" w:sz="0" w:space="0" w:color="auto"/>
      </w:divBdr>
    </w:div>
    <w:div w:id="504050058">
      <w:bodyDiv w:val="1"/>
      <w:marLeft w:val="0"/>
      <w:marRight w:val="0"/>
      <w:marTop w:val="0"/>
      <w:marBottom w:val="0"/>
      <w:divBdr>
        <w:top w:val="none" w:sz="0" w:space="0" w:color="auto"/>
        <w:left w:val="none" w:sz="0" w:space="0" w:color="auto"/>
        <w:bottom w:val="none" w:sz="0" w:space="0" w:color="auto"/>
        <w:right w:val="none" w:sz="0" w:space="0" w:color="auto"/>
      </w:divBdr>
    </w:div>
    <w:div w:id="506794957">
      <w:bodyDiv w:val="1"/>
      <w:marLeft w:val="0"/>
      <w:marRight w:val="0"/>
      <w:marTop w:val="0"/>
      <w:marBottom w:val="0"/>
      <w:divBdr>
        <w:top w:val="none" w:sz="0" w:space="0" w:color="auto"/>
        <w:left w:val="none" w:sz="0" w:space="0" w:color="auto"/>
        <w:bottom w:val="none" w:sz="0" w:space="0" w:color="auto"/>
        <w:right w:val="none" w:sz="0" w:space="0" w:color="auto"/>
      </w:divBdr>
    </w:div>
    <w:div w:id="509763480">
      <w:bodyDiv w:val="1"/>
      <w:marLeft w:val="0"/>
      <w:marRight w:val="0"/>
      <w:marTop w:val="0"/>
      <w:marBottom w:val="0"/>
      <w:divBdr>
        <w:top w:val="none" w:sz="0" w:space="0" w:color="auto"/>
        <w:left w:val="none" w:sz="0" w:space="0" w:color="auto"/>
        <w:bottom w:val="none" w:sz="0" w:space="0" w:color="auto"/>
        <w:right w:val="none" w:sz="0" w:space="0" w:color="auto"/>
      </w:divBdr>
    </w:div>
    <w:div w:id="514349336">
      <w:bodyDiv w:val="1"/>
      <w:marLeft w:val="0"/>
      <w:marRight w:val="0"/>
      <w:marTop w:val="0"/>
      <w:marBottom w:val="0"/>
      <w:divBdr>
        <w:top w:val="none" w:sz="0" w:space="0" w:color="auto"/>
        <w:left w:val="none" w:sz="0" w:space="0" w:color="auto"/>
        <w:bottom w:val="none" w:sz="0" w:space="0" w:color="auto"/>
        <w:right w:val="none" w:sz="0" w:space="0" w:color="auto"/>
      </w:divBdr>
    </w:div>
    <w:div w:id="514611342">
      <w:bodyDiv w:val="1"/>
      <w:marLeft w:val="0"/>
      <w:marRight w:val="0"/>
      <w:marTop w:val="0"/>
      <w:marBottom w:val="0"/>
      <w:divBdr>
        <w:top w:val="none" w:sz="0" w:space="0" w:color="auto"/>
        <w:left w:val="none" w:sz="0" w:space="0" w:color="auto"/>
        <w:bottom w:val="none" w:sz="0" w:space="0" w:color="auto"/>
        <w:right w:val="none" w:sz="0" w:space="0" w:color="auto"/>
      </w:divBdr>
    </w:div>
    <w:div w:id="516117966">
      <w:bodyDiv w:val="1"/>
      <w:marLeft w:val="0"/>
      <w:marRight w:val="0"/>
      <w:marTop w:val="0"/>
      <w:marBottom w:val="0"/>
      <w:divBdr>
        <w:top w:val="none" w:sz="0" w:space="0" w:color="auto"/>
        <w:left w:val="none" w:sz="0" w:space="0" w:color="auto"/>
        <w:bottom w:val="none" w:sz="0" w:space="0" w:color="auto"/>
        <w:right w:val="none" w:sz="0" w:space="0" w:color="auto"/>
      </w:divBdr>
    </w:div>
    <w:div w:id="516581950">
      <w:bodyDiv w:val="1"/>
      <w:marLeft w:val="0"/>
      <w:marRight w:val="0"/>
      <w:marTop w:val="0"/>
      <w:marBottom w:val="0"/>
      <w:divBdr>
        <w:top w:val="none" w:sz="0" w:space="0" w:color="auto"/>
        <w:left w:val="none" w:sz="0" w:space="0" w:color="auto"/>
        <w:bottom w:val="none" w:sz="0" w:space="0" w:color="auto"/>
        <w:right w:val="none" w:sz="0" w:space="0" w:color="auto"/>
      </w:divBdr>
    </w:div>
    <w:div w:id="520557620">
      <w:bodyDiv w:val="1"/>
      <w:marLeft w:val="0"/>
      <w:marRight w:val="0"/>
      <w:marTop w:val="0"/>
      <w:marBottom w:val="0"/>
      <w:divBdr>
        <w:top w:val="none" w:sz="0" w:space="0" w:color="auto"/>
        <w:left w:val="none" w:sz="0" w:space="0" w:color="auto"/>
        <w:bottom w:val="none" w:sz="0" w:space="0" w:color="auto"/>
        <w:right w:val="none" w:sz="0" w:space="0" w:color="auto"/>
      </w:divBdr>
    </w:div>
    <w:div w:id="524103524">
      <w:bodyDiv w:val="1"/>
      <w:marLeft w:val="0"/>
      <w:marRight w:val="0"/>
      <w:marTop w:val="0"/>
      <w:marBottom w:val="0"/>
      <w:divBdr>
        <w:top w:val="none" w:sz="0" w:space="0" w:color="auto"/>
        <w:left w:val="none" w:sz="0" w:space="0" w:color="auto"/>
        <w:bottom w:val="none" w:sz="0" w:space="0" w:color="auto"/>
        <w:right w:val="none" w:sz="0" w:space="0" w:color="auto"/>
      </w:divBdr>
    </w:div>
    <w:div w:id="524488920">
      <w:bodyDiv w:val="1"/>
      <w:marLeft w:val="0"/>
      <w:marRight w:val="0"/>
      <w:marTop w:val="0"/>
      <w:marBottom w:val="0"/>
      <w:divBdr>
        <w:top w:val="none" w:sz="0" w:space="0" w:color="auto"/>
        <w:left w:val="none" w:sz="0" w:space="0" w:color="auto"/>
        <w:bottom w:val="none" w:sz="0" w:space="0" w:color="auto"/>
        <w:right w:val="none" w:sz="0" w:space="0" w:color="auto"/>
      </w:divBdr>
    </w:div>
    <w:div w:id="527571085">
      <w:bodyDiv w:val="1"/>
      <w:marLeft w:val="0"/>
      <w:marRight w:val="0"/>
      <w:marTop w:val="0"/>
      <w:marBottom w:val="0"/>
      <w:divBdr>
        <w:top w:val="none" w:sz="0" w:space="0" w:color="auto"/>
        <w:left w:val="none" w:sz="0" w:space="0" w:color="auto"/>
        <w:bottom w:val="none" w:sz="0" w:space="0" w:color="auto"/>
        <w:right w:val="none" w:sz="0" w:space="0" w:color="auto"/>
      </w:divBdr>
    </w:div>
    <w:div w:id="529612132">
      <w:bodyDiv w:val="1"/>
      <w:marLeft w:val="0"/>
      <w:marRight w:val="0"/>
      <w:marTop w:val="0"/>
      <w:marBottom w:val="0"/>
      <w:divBdr>
        <w:top w:val="none" w:sz="0" w:space="0" w:color="auto"/>
        <w:left w:val="none" w:sz="0" w:space="0" w:color="auto"/>
        <w:bottom w:val="none" w:sz="0" w:space="0" w:color="auto"/>
        <w:right w:val="none" w:sz="0" w:space="0" w:color="auto"/>
      </w:divBdr>
    </w:div>
    <w:div w:id="531066987">
      <w:bodyDiv w:val="1"/>
      <w:marLeft w:val="0"/>
      <w:marRight w:val="0"/>
      <w:marTop w:val="0"/>
      <w:marBottom w:val="0"/>
      <w:divBdr>
        <w:top w:val="none" w:sz="0" w:space="0" w:color="auto"/>
        <w:left w:val="none" w:sz="0" w:space="0" w:color="auto"/>
        <w:bottom w:val="none" w:sz="0" w:space="0" w:color="auto"/>
        <w:right w:val="none" w:sz="0" w:space="0" w:color="auto"/>
      </w:divBdr>
    </w:div>
    <w:div w:id="538249072">
      <w:bodyDiv w:val="1"/>
      <w:marLeft w:val="0"/>
      <w:marRight w:val="0"/>
      <w:marTop w:val="0"/>
      <w:marBottom w:val="0"/>
      <w:divBdr>
        <w:top w:val="none" w:sz="0" w:space="0" w:color="auto"/>
        <w:left w:val="none" w:sz="0" w:space="0" w:color="auto"/>
        <w:bottom w:val="none" w:sz="0" w:space="0" w:color="auto"/>
        <w:right w:val="none" w:sz="0" w:space="0" w:color="auto"/>
      </w:divBdr>
    </w:div>
    <w:div w:id="538393200">
      <w:bodyDiv w:val="1"/>
      <w:marLeft w:val="0"/>
      <w:marRight w:val="0"/>
      <w:marTop w:val="0"/>
      <w:marBottom w:val="0"/>
      <w:divBdr>
        <w:top w:val="none" w:sz="0" w:space="0" w:color="auto"/>
        <w:left w:val="none" w:sz="0" w:space="0" w:color="auto"/>
        <w:bottom w:val="none" w:sz="0" w:space="0" w:color="auto"/>
        <w:right w:val="none" w:sz="0" w:space="0" w:color="auto"/>
      </w:divBdr>
    </w:div>
    <w:div w:id="539052782">
      <w:bodyDiv w:val="1"/>
      <w:marLeft w:val="0"/>
      <w:marRight w:val="0"/>
      <w:marTop w:val="0"/>
      <w:marBottom w:val="0"/>
      <w:divBdr>
        <w:top w:val="none" w:sz="0" w:space="0" w:color="auto"/>
        <w:left w:val="none" w:sz="0" w:space="0" w:color="auto"/>
        <w:bottom w:val="none" w:sz="0" w:space="0" w:color="auto"/>
        <w:right w:val="none" w:sz="0" w:space="0" w:color="auto"/>
      </w:divBdr>
    </w:div>
    <w:div w:id="541208418">
      <w:bodyDiv w:val="1"/>
      <w:marLeft w:val="0"/>
      <w:marRight w:val="0"/>
      <w:marTop w:val="0"/>
      <w:marBottom w:val="0"/>
      <w:divBdr>
        <w:top w:val="none" w:sz="0" w:space="0" w:color="auto"/>
        <w:left w:val="none" w:sz="0" w:space="0" w:color="auto"/>
        <w:bottom w:val="none" w:sz="0" w:space="0" w:color="auto"/>
        <w:right w:val="none" w:sz="0" w:space="0" w:color="auto"/>
      </w:divBdr>
    </w:div>
    <w:div w:id="543754434">
      <w:bodyDiv w:val="1"/>
      <w:marLeft w:val="0"/>
      <w:marRight w:val="0"/>
      <w:marTop w:val="0"/>
      <w:marBottom w:val="0"/>
      <w:divBdr>
        <w:top w:val="none" w:sz="0" w:space="0" w:color="auto"/>
        <w:left w:val="none" w:sz="0" w:space="0" w:color="auto"/>
        <w:bottom w:val="none" w:sz="0" w:space="0" w:color="auto"/>
        <w:right w:val="none" w:sz="0" w:space="0" w:color="auto"/>
      </w:divBdr>
    </w:div>
    <w:div w:id="544634787">
      <w:bodyDiv w:val="1"/>
      <w:marLeft w:val="0"/>
      <w:marRight w:val="0"/>
      <w:marTop w:val="0"/>
      <w:marBottom w:val="0"/>
      <w:divBdr>
        <w:top w:val="none" w:sz="0" w:space="0" w:color="auto"/>
        <w:left w:val="none" w:sz="0" w:space="0" w:color="auto"/>
        <w:bottom w:val="none" w:sz="0" w:space="0" w:color="auto"/>
        <w:right w:val="none" w:sz="0" w:space="0" w:color="auto"/>
      </w:divBdr>
    </w:div>
    <w:div w:id="546448908">
      <w:bodyDiv w:val="1"/>
      <w:marLeft w:val="0"/>
      <w:marRight w:val="0"/>
      <w:marTop w:val="0"/>
      <w:marBottom w:val="0"/>
      <w:divBdr>
        <w:top w:val="none" w:sz="0" w:space="0" w:color="auto"/>
        <w:left w:val="none" w:sz="0" w:space="0" w:color="auto"/>
        <w:bottom w:val="none" w:sz="0" w:space="0" w:color="auto"/>
        <w:right w:val="none" w:sz="0" w:space="0" w:color="auto"/>
      </w:divBdr>
    </w:div>
    <w:div w:id="546986500">
      <w:bodyDiv w:val="1"/>
      <w:marLeft w:val="0"/>
      <w:marRight w:val="0"/>
      <w:marTop w:val="0"/>
      <w:marBottom w:val="0"/>
      <w:divBdr>
        <w:top w:val="none" w:sz="0" w:space="0" w:color="auto"/>
        <w:left w:val="none" w:sz="0" w:space="0" w:color="auto"/>
        <w:bottom w:val="none" w:sz="0" w:space="0" w:color="auto"/>
        <w:right w:val="none" w:sz="0" w:space="0" w:color="auto"/>
      </w:divBdr>
    </w:div>
    <w:div w:id="550270802">
      <w:bodyDiv w:val="1"/>
      <w:marLeft w:val="0"/>
      <w:marRight w:val="0"/>
      <w:marTop w:val="0"/>
      <w:marBottom w:val="0"/>
      <w:divBdr>
        <w:top w:val="none" w:sz="0" w:space="0" w:color="auto"/>
        <w:left w:val="none" w:sz="0" w:space="0" w:color="auto"/>
        <w:bottom w:val="none" w:sz="0" w:space="0" w:color="auto"/>
        <w:right w:val="none" w:sz="0" w:space="0" w:color="auto"/>
      </w:divBdr>
    </w:div>
    <w:div w:id="550532149">
      <w:bodyDiv w:val="1"/>
      <w:marLeft w:val="0"/>
      <w:marRight w:val="0"/>
      <w:marTop w:val="0"/>
      <w:marBottom w:val="0"/>
      <w:divBdr>
        <w:top w:val="none" w:sz="0" w:space="0" w:color="auto"/>
        <w:left w:val="none" w:sz="0" w:space="0" w:color="auto"/>
        <w:bottom w:val="none" w:sz="0" w:space="0" w:color="auto"/>
        <w:right w:val="none" w:sz="0" w:space="0" w:color="auto"/>
      </w:divBdr>
    </w:div>
    <w:div w:id="551386490">
      <w:bodyDiv w:val="1"/>
      <w:marLeft w:val="0"/>
      <w:marRight w:val="0"/>
      <w:marTop w:val="0"/>
      <w:marBottom w:val="0"/>
      <w:divBdr>
        <w:top w:val="none" w:sz="0" w:space="0" w:color="auto"/>
        <w:left w:val="none" w:sz="0" w:space="0" w:color="auto"/>
        <w:bottom w:val="none" w:sz="0" w:space="0" w:color="auto"/>
        <w:right w:val="none" w:sz="0" w:space="0" w:color="auto"/>
      </w:divBdr>
    </w:div>
    <w:div w:id="552230251">
      <w:bodyDiv w:val="1"/>
      <w:marLeft w:val="0"/>
      <w:marRight w:val="0"/>
      <w:marTop w:val="0"/>
      <w:marBottom w:val="0"/>
      <w:divBdr>
        <w:top w:val="none" w:sz="0" w:space="0" w:color="auto"/>
        <w:left w:val="none" w:sz="0" w:space="0" w:color="auto"/>
        <w:bottom w:val="none" w:sz="0" w:space="0" w:color="auto"/>
        <w:right w:val="none" w:sz="0" w:space="0" w:color="auto"/>
      </w:divBdr>
    </w:div>
    <w:div w:id="552303717">
      <w:bodyDiv w:val="1"/>
      <w:marLeft w:val="0"/>
      <w:marRight w:val="0"/>
      <w:marTop w:val="0"/>
      <w:marBottom w:val="0"/>
      <w:divBdr>
        <w:top w:val="none" w:sz="0" w:space="0" w:color="auto"/>
        <w:left w:val="none" w:sz="0" w:space="0" w:color="auto"/>
        <w:bottom w:val="none" w:sz="0" w:space="0" w:color="auto"/>
        <w:right w:val="none" w:sz="0" w:space="0" w:color="auto"/>
      </w:divBdr>
    </w:div>
    <w:div w:id="553473056">
      <w:bodyDiv w:val="1"/>
      <w:marLeft w:val="0"/>
      <w:marRight w:val="0"/>
      <w:marTop w:val="0"/>
      <w:marBottom w:val="0"/>
      <w:divBdr>
        <w:top w:val="none" w:sz="0" w:space="0" w:color="auto"/>
        <w:left w:val="none" w:sz="0" w:space="0" w:color="auto"/>
        <w:bottom w:val="none" w:sz="0" w:space="0" w:color="auto"/>
        <w:right w:val="none" w:sz="0" w:space="0" w:color="auto"/>
      </w:divBdr>
    </w:div>
    <w:div w:id="554514433">
      <w:bodyDiv w:val="1"/>
      <w:marLeft w:val="0"/>
      <w:marRight w:val="0"/>
      <w:marTop w:val="0"/>
      <w:marBottom w:val="0"/>
      <w:divBdr>
        <w:top w:val="none" w:sz="0" w:space="0" w:color="auto"/>
        <w:left w:val="none" w:sz="0" w:space="0" w:color="auto"/>
        <w:bottom w:val="none" w:sz="0" w:space="0" w:color="auto"/>
        <w:right w:val="none" w:sz="0" w:space="0" w:color="auto"/>
      </w:divBdr>
    </w:div>
    <w:div w:id="554659008">
      <w:bodyDiv w:val="1"/>
      <w:marLeft w:val="0"/>
      <w:marRight w:val="0"/>
      <w:marTop w:val="0"/>
      <w:marBottom w:val="0"/>
      <w:divBdr>
        <w:top w:val="none" w:sz="0" w:space="0" w:color="auto"/>
        <w:left w:val="none" w:sz="0" w:space="0" w:color="auto"/>
        <w:bottom w:val="none" w:sz="0" w:space="0" w:color="auto"/>
        <w:right w:val="none" w:sz="0" w:space="0" w:color="auto"/>
      </w:divBdr>
    </w:div>
    <w:div w:id="554663466">
      <w:bodyDiv w:val="1"/>
      <w:marLeft w:val="0"/>
      <w:marRight w:val="0"/>
      <w:marTop w:val="0"/>
      <w:marBottom w:val="0"/>
      <w:divBdr>
        <w:top w:val="none" w:sz="0" w:space="0" w:color="auto"/>
        <w:left w:val="none" w:sz="0" w:space="0" w:color="auto"/>
        <w:bottom w:val="none" w:sz="0" w:space="0" w:color="auto"/>
        <w:right w:val="none" w:sz="0" w:space="0" w:color="auto"/>
      </w:divBdr>
    </w:div>
    <w:div w:id="559023359">
      <w:bodyDiv w:val="1"/>
      <w:marLeft w:val="0"/>
      <w:marRight w:val="0"/>
      <w:marTop w:val="0"/>
      <w:marBottom w:val="0"/>
      <w:divBdr>
        <w:top w:val="none" w:sz="0" w:space="0" w:color="auto"/>
        <w:left w:val="none" w:sz="0" w:space="0" w:color="auto"/>
        <w:bottom w:val="none" w:sz="0" w:space="0" w:color="auto"/>
        <w:right w:val="none" w:sz="0" w:space="0" w:color="auto"/>
      </w:divBdr>
    </w:div>
    <w:div w:id="560404509">
      <w:bodyDiv w:val="1"/>
      <w:marLeft w:val="0"/>
      <w:marRight w:val="0"/>
      <w:marTop w:val="0"/>
      <w:marBottom w:val="0"/>
      <w:divBdr>
        <w:top w:val="none" w:sz="0" w:space="0" w:color="auto"/>
        <w:left w:val="none" w:sz="0" w:space="0" w:color="auto"/>
        <w:bottom w:val="none" w:sz="0" w:space="0" w:color="auto"/>
        <w:right w:val="none" w:sz="0" w:space="0" w:color="auto"/>
      </w:divBdr>
    </w:div>
    <w:div w:id="561524246">
      <w:bodyDiv w:val="1"/>
      <w:marLeft w:val="0"/>
      <w:marRight w:val="0"/>
      <w:marTop w:val="0"/>
      <w:marBottom w:val="0"/>
      <w:divBdr>
        <w:top w:val="none" w:sz="0" w:space="0" w:color="auto"/>
        <w:left w:val="none" w:sz="0" w:space="0" w:color="auto"/>
        <w:bottom w:val="none" w:sz="0" w:space="0" w:color="auto"/>
        <w:right w:val="none" w:sz="0" w:space="0" w:color="auto"/>
      </w:divBdr>
    </w:div>
    <w:div w:id="564419104">
      <w:bodyDiv w:val="1"/>
      <w:marLeft w:val="0"/>
      <w:marRight w:val="0"/>
      <w:marTop w:val="0"/>
      <w:marBottom w:val="0"/>
      <w:divBdr>
        <w:top w:val="none" w:sz="0" w:space="0" w:color="auto"/>
        <w:left w:val="none" w:sz="0" w:space="0" w:color="auto"/>
        <w:bottom w:val="none" w:sz="0" w:space="0" w:color="auto"/>
        <w:right w:val="none" w:sz="0" w:space="0" w:color="auto"/>
      </w:divBdr>
    </w:div>
    <w:div w:id="564462008">
      <w:bodyDiv w:val="1"/>
      <w:marLeft w:val="0"/>
      <w:marRight w:val="0"/>
      <w:marTop w:val="0"/>
      <w:marBottom w:val="0"/>
      <w:divBdr>
        <w:top w:val="none" w:sz="0" w:space="0" w:color="auto"/>
        <w:left w:val="none" w:sz="0" w:space="0" w:color="auto"/>
        <w:bottom w:val="none" w:sz="0" w:space="0" w:color="auto"/>
        <w:right w:val="none" w:sz="0" w:space="0" w:color="auto"/>
      </w:divBdr>
    </w:div>
    <w:div w:id="564687402">
      <w:bodyDiv w:val="1"/>
      <w:marLeft w:val="0"/>
      <w:marRight w:val="0"/>
      <w:marTop w:val="0"/>
      <w:marBottom w:val="0"/>
      <w:divBdr>
        <w:top w:val="none" w:sz="0" w:space="0" w:color="auto"/>
        <w:left w:val="none" w:sz="0" w:space="0" w:color="auto"/>
        <w:bottom w:val="none" w:sz="0" w:space="0" w:color="auto"/>
        <w:right w:val="none" w:sz="0" w:space="0" w:color="auto"/>
      </w:divBdr>
    </w:div>
    <w:div w:id="571506088">
      <w:bodyDiv w:val="1"/>
      <w:marLeft w:val="0"/>
      <w:marRight w:val="0"/>
      <w:marTop w:val="0"/>
      <w:marBottom w:val="0"/>
      <w:divBdr>
        <w:top w:val="none" w:sz="0" w:space="0" w:color="auto"/>
        <w:left w:val="none" w:sz="0" w:space="0" w:color="auto"/>
        <w:bottom w:val="none" w:sz="0" w:space="0" w:color="auto"/>
        <w:right w:val="none" w:sz="0" w:space="0" w:color="auto"/>
      </w:divBdr>
    </w:div>
    <w:div w:id="572010846">
      <w:bodyDiv w:val="1"/>
      <w:marLeft w:val="0"/>
      <w:marRight w:val="0"/>
      <w:marTop w:val="0"/>
      <w:marBottom w:val="0"/>
      <w:divBdr>
        <w:top w:val="none" w:sz="0" w:space="0" w:color="auto"/>
        <w:left w:val="none" w:sz="0" w:space="0" w:color="auto"/>
        <w:bottom w:val="none" w:sz="0" w:space="0" w:color="auto"/>
        <w:right w:val="none" w:sz="0" w:space="0" w:color="auto"/>
      </w:divBdr>
    </w:div>
    <w:div w:id="573319987">
      <w:bodyDiv w:val="1"/>
      <w:marLeft w:val="0"/>
      <w:marRight w:val="0"/>
      <w:marTop w:val="0"/>
      <w:marBottom w:val="0"/>
      <w:divBdr>
        <w:top w:val="none" w:sz="0" w:space="0" w:color="auto"/>
        <w:left w:val="none" w:sz="0" w:space="0" w:color="auto"/>
        <w:bottom w:val="none" w:sz="0" w:space="0" w:color="auto"/>
        <w:right w:val="none" w:sz="0" w:space="0" w:color="auto"/>
      </w:divBdr>
    </w:div>
    <w:div w:id="573587210">
      <w:bodyDiv w:val="1"/>
      <w:marLeft w:val="0"/>
      <w:marRight w:val="0"/>
      <w:marTop w:val="0"/>
      <w:marBottom w:val="0"/>
      <w:divBdr>
        <w:top w:val="none" w:sz="0" w:space="0" w:color="auto"/>
        <w:left w:val="none" w:sz="0" w:space="0" w:color="auto"/>
        <w:bottom w:val="none" w:sz="0" w:space="0" w:color="auto"/>
        <w:right w:val="none" w:sz="0" w:space="0" w:color="auto"/>
      </w:divBdr>
    </w:div>
    <w:div w:id="574705991">
      <w:bodyDiv w:val="1"/>
      <w:marLeft w:val="0"/>
      <w:marRight w:val="0"/>
      <w:marTop w:val="0"/>
      <w:marBottom w:val="0"/>
      <w:divBdr>
        <w:top w:val="none" w:sz="0" w:space="0" w:color="auto"/>
        <w:left w:val="none" w:sz="0" w:space="0" w:color="auto"/>
        <w:bottom w:val="none" w:sz="0" w:space="0" w:color="auto"/>
        <w:right w:val="none" w:sz="0" w:space="0" w:color="auto"/>
      </w:divBdr>
    </w:div>
    <w:div w:id="577399523">
      <w:bodyDiv w:val="1"/>
      <w:marLeft w:val="0"/>
      <w:marRight w:val="0"/>
      <w:marTop w:val="0"/>
      <w:marBottom w:val="0"/>
      <w:divBdr>
        <w:top w:val="none" w:sz="0" w:space="0" w:color="auto"/>
        <w:left w:val="none" w:sz="0" w:space="0" w:color="auto"/>
        <w:bottom w:val="none" w:sz="0" w:space="0" w:color="auto"/>
        <w:right w:val="none" w:sz="0" w:space="0" w:color="auto"/>
      </w:divBdr>
    </w:div>
    <w:div w:id="577715034">
      <w:bodyDiv w:val="1"/>
      <w:marLeft w:val="0"/>
      <w:marRight w:val="0"/>
      <w:marTop w:val="0"/>
      <w:marBottom w:val="0"/>
      <w:divBdr>
        <w:top w:val="none" w:sz="0" w:space="0" w:color="auto"/>
        <w:left w:val="none" w:sz="0" w:space="0" w:color="auto"/>
        <w:bottom w:val="none" w:sz="0" w:space="0" w:color="auto"/>
        <w:right w:val="none" w:sz="0" w:space="0" w:color="auto"/>
      </w:divBdr>
    </w:div>
    <w:div w:id="577979634">
      <w:bodyDiv w:val="1"/>
      <w:marLeft w:val="0"/>
      <w:marRight w:val="0"/>
      <w:marTop w:val="0"/>
      <w:marBottom w:val="0"/>
      <w:divBdr>
        <w:top w:val="none" w:sz="0" w:space="0" w:color="auto"/>
        <w:left w:val="none" w:sz="0" w:space="0" w:color="auto"/>
        <w:bottom w:val="none" w:sz="0" w:space="0" w:color="auto"/>
        <w:right w:val="none" w:sz="0" w:space="0" w:color="auto"/>
      </w:divBdr>
    </w:div>
    <w:div w:id="578444976">
      <w:bodyDiv w:val="1"/>
      <w:marLeft w:val="0"/>
      <w:marRight w:val="0"/>
      <w:marTop w:val="0"/>
      <w:marBottom w:val="0"/>
      <w:divBdr>
        <w:top w:val="none" w:sz="0" w:space="0" w:color="auto"/>
        <w:left w:val="none" w:sz="0" w:space="0" w:color="auto"/>
        <w:bottom w:val="none" w:sz="0" w:space="0" w:color="auto"/>
        <w:right w:val="none" w:sz="0" w:space="0" w:color="auto"/>
      </w:divBdr>
    </w:div>
    <w:div w:id="581524614">
      <w:bodyDiv w:val="1"/>
      <w:marLeft w:val="0"/>
      <w:marRight w:val="0"/>
      <w:marTop w:val="0"/>
      <w:marBottom w:val="0"/>
      <w:divBdr>
        <w:top w:val="none" w:sz="0" w:space="0" w:color="auto"/>
        <w:left w:val="none" w:sz="0" w:space="0" w:color="auto"/>
        <w:bottom w:val="none" w:sz="0" w:space="0" w:color="auto"/>
        <w:right w:val="none" w:sz="0" w:space="0" w:color="auto"/>
      </w:divBdr>
    </w:div>
    <w:div w:id="582955994">
      <w:bodyDiv w:val="1"/>
      <w:marLeft w:val="0"/>
      <w:marRight w:val="0"/>
      <w:marTop w:val="0"/>
      <w:marBottom w:val="0"/>
      <w:divBdr>
        <w:top w:val="none" w:sz="0" w:space="0" w:color="auto"/>
        <w:left w:val="none" w:sz="0" w:space="0" w:color="auto"/>
        <w:bottom w:val="none" w:sz="0" w:space="0" w:color="auto"/>
        <w:right w:val="none" w:sz="0" w:space="0" w:color="auto"/>
      </w:divBdr>
    </w:div>
    <w:div w:id="584803057">
      <w:bodyDiv w:val="1"/>
      <w:marLeft w:val="0"/>
      <w:marRight w:val="0"/>
      <w:marTop w:val="0"/>
      <w:marBottom w:val="0"/>
      <w:divBdr>
        <w:top w:val="none" w:sz="0" w:space="0" w:color="auto"/>
        <w:left w:val="none" w:sz="0" w:space="0" w:color="auto"/>
        <w:bottom w:val="none" w:sz="0" w:space="0" w:color="auto"/>
        <w:right w:val="none" w:sz="0" w:space="0" w:color="auto"/>
      </w:divBdr>
    </w:div>
    <w:div w:id="584918537">
      <w:bodyDiv w:val="1"/>
      <w:marLeft w:val="0"/>
      <w:marRight w:val="0"/>
      <w:marTop w:val="0"/>
      <w:marBottom w:val="0"/>
      <w:divBdr>
        <w:top w:val="none" w:sz="0" w:space="0" w:color="auto"/>
        <w:left w:val="none" w:sz="0" w:space="0" w:color="auto"/>
        <w:bottom w:val="none" w:sz="0" w:space="0" w:color="auto"/>
        <w:right w:val="none" w:sz="0" w:space="0" w:color="auto"/>
      </w:divBdr>
    </w:div>
    <w:div w:id="586306128">
      <w:bodyDiv w:val="1"/>
      <w:marLeft w:val="0"/>
      <w:marRight w:val="0"/>
      <w:marTop w:val="0"/>
      <w:marBottom w:val="0"/>
      <w:divBdr>
        <w:top w:val="none" w:sz="0" w:space="0" w:color="auto"/>
        <w:left w:val="none" w:sz="0" w:space="0" w:color="auto"/>
        <w:bottom w:val="none" w:sz="0" w:space="0" w:color="auto"/>
        <w:right w:val="none" w:sz="0" w:space="0" w:color="auto"/>
      </w:divBdr>
    </w:div>
    <w:div w:id="586427099">
      <w:bodyDiv w:val="1"/>
      <w:marLeft w:val="0"/>
      <w:marRight w:val="0"/>
      <w:marTop w:val="0"/>
      <w:marBottom w:val="0"/>
      <w:divBdr>
        <w:top w:val="none" w:sz="0" w:space="0" w:color="auto"/>
        <w:left w:val="none" w:sz="0" w:space="0" w:color="auto"/>
        <w:bottom w:val="none" w:sz="0" w:space="0" w:color="auto"/>
        <w:right w:val="none" w:sz="0" w:space="0" w:color="auto"/>
      </w:divBdr>
    </w:div>
    <w:div w:id="586841566">
      <w:bodyDiv w:val="1"/>
      <w:marLeft w:val="0"/>
      <w:marRight w:val="0"/>
      <w:marTop w:val="0"/>
      <w:marBottom w:val="0"/>
      <w:divBdr>
        <w:top w:val="none" w:sz="0" w:space="0" w:color="auto"/>
        <w:left w:val="none" w:sz="0" w:space="0" w:color="auto"/>
        <w:bottom w:val="none" w:sz="0" w:space="0" w:color="auto"/>
        <w:right w:val="none" w:sz="0" w:space="0" w:color="auto"/>
      </w:divBdr>
    </w:div>
    <w:div w:id="588202167">
      <w:bodyDiv w:val="1"/>
      <w:marLeft w:val="0"/>
      <w:marRight w:val="0"/>
      <w:marTop w:val="0"/>
      <w:marBottom w:val="0"/>
      <w:divBdr>
        <w:top w:val="none" w:sz="0" w:space="0" w:color="auto"/>
        <w:left w:val="none" w:sz="0" w:space="0" w:color="auto"/>
        <w:bottom w:val="none" w:sz="0" w:space="0" w:color="auto"/>
        <w:right w:val="none" w:sz="0" w:space="0" w:color="auto"/>
      </w:divBdr>
    </w:div>
    <w:div w:id="588849941">
      <w:bodyDiv w:val="1"/>
      <w:marLeft w:val="0"/>
      <w:marRight w:val="0"/>
      <w:marTop w:val="0"/>
      <w:marBottom w:val="0"/>
      <w:divBdr>
        <w:top w:val="none" w:sz="0" w:space="0" w:color="auto"/>
        <w:left w:val="none" w:sz="0" w:space="0" w:color="auto"/>
        <w:bottom w:val="none" w:sz="0" w:space="0" w:color="auto"/>
        <w:right w:val="none" w:sz="0" w:space="0" w:color="auto"/>
      </w:divBdr>
    </w:div>
    <w:div w:id="589192584">
      <w:bodyDiv w:val="1"/>
      <w:marLeft w:val="0"/>
      <w:marRight w:val="0"/>
      <w:marTop w:val="0"/>
      <w:marBottom w:val="0"/>
      <w:divBdr>
        <w:top w:val="none" w:sz="0" w:space="0" w:color="auto"/>
        <w:left w:val="none" w:sz="0" w:space="0" w:color="auto"/>
        <w:bottom w:val="none" w:sz="0" w:space="0" w:color="auto"/>
        <w:right w:val="none" w:sz="0" w:space="0" w:color="auto"/>
      </w:divBdr>
    </w:div>
    <w:div w:id="589775929">
      <w:bodyDiv w:val="1"/>
      <w:marLeft w:val="0"/>
      <w:marRight w:val="0"/>
      <w:marTop w:val="0"/>
      <w:marBottom w:val="0"/>
      <w:divBdr>
        <w:top w:val="none" w:sz="0" w:space="0" w:color="auto"/>
        <w:left w:val="none" w:sz="0" w:space="0" w:color="auto"/>
        <w:bottom w:val="none" w:sz="0" w:space="0" w:color="auto"/>
        <w:right w:val="none" w:sz="0" w:space="0" w:color="auto"/>
      </w:divBdr>
    </w:div>
    <w:div w:id="591936680">
      <w:bodyDiv w:val="1"/>
      <w:marLeft w:val="0"/>
      <w:marRight w:val="0"/>
      <w:marTop w:val="0"/>
      <w:marBottom w:val="0"/>
      <w:divBdr>
        <w:top w:val="none" w:sz="0" w:space="0" w:color="auto"/>
        <w:left w:val="none" w:sz="0" w:space="0" w:color="auto"/>
        <w:bottom w:val="none" w:sz="0" w:space="0" w:color="auto"/>
        <w:right w:val="none" w:sz="0" w:space="0" w:color="auto"/>
      </w:divBdr>
    </w:div>
    <w:div w:id="592669808">
      <w:bodyDiv w:val="1"/>
      <w:marLeft w:val="0"/>
      <w:marRight w:val="0"/>
      <w:marTop w:val="0"/>
      <w:marBottom w:val="0"/>
      <w:divBdr>
        <w:top w:val="none" w:sz="0" w:space="0" w:color="auto"/>
        <w:left w:val="none" w:sz="0" w:space="0" w:color="auto"/>
        <w:bottom w:val="none" w:sz="0" w:space="0" w:color="auto"/>
        <w:right w:val="none" w:sz="0" w:space="0" w:color="auto"/>
      </w:divBdr>
    </w:div>
    <w:div w:id="594217298">
      <w:bodyDiv w:val="1"/>
      <w:marLeft w:val="0"/>
      <w:marRight w:val="0"/>
      <w:marTop w:val="0"/>
      <w:marBottom w:val="0"/>
      <w:divBdr>
        <w:top w:val="none" w:sz="0" w:space="0" w:color="auto"/>
        <w:left w:val="none" w:sz="0" w:space="0" w:color="auto"/>
        <w:bottom w:val="none" w:sz="0" w:space="0" w:color="auto"/>
        <w:right w:val="none" w:sz="0" w:space="0" w:color="auto"/>
      </w:divBdr>
    </w:div>
    <w:div w:id="596326579">
      <w:bodyDiv w:val="1"/>
      <w:marLeft w:val="0"/>
      <w:marRight w:val="0"/>
      <w:marTop w:val="0"/>
      <w:marBottom w:val="0"/>
      <w:divBdr>
        <w:top w:val="none" w:sz="0" w:space="0" w:color="auto"/>
        <w:left w:val="none" w:sz="0" w:space="0" w:color="auto"/>
        <w:bottom w:val="none" w:sz="0" w:space="0" w:color="auto"/>
        <w:right w:val="none" w:sz="0" w:space="0" w:color="auto"/>
      </w:divBdr>
    </w:div>
    <w:div w:id="596401077">
      <w:bodyDiv w:val="1"/>
      <w:marLeft w:val="0"/>
      <w:marRight w:val="0"/>
      <w:marTop w:val="0"/>
      <w:marBottom w:val="0"/>
      <w:divBdr>
        <w:top w:val="none" w:sz="0" w:space="0" w:color="auto"/>
        <w:left w:val="none" w:sz="0" w:space="0" w:color="auto"/>
        <w:bottom w:val="none" w:sz="0" w:space="0" w:color="auto"/>
        <w:right w:val="none" w:sz="0" w:space="0" w:color="auto"/>
      </w:divBdr>
    </w:div>
    <w:div w:id="598366942">
      <w:bodyDiv w:val="1"/>
      <w:marLeft w:val="0"/>
      <w:marRight w:val="0"/>
      <w:marTop w:val="0"/>
      <w:marBottom w:val="0"/>
      <w:divBdr>
        <w:top w:val="none" w:sz="0" w:space="0" w:color="auto"/>
        <w:left w:val="none" w:sz="0" w:space="0" w:color="auto"/>
        <w:bottom w:val="none" w:sz="0" w:space="0" w:color="auto"/>
        <w:right w:val="none" w:sz="0" w:space="0" w:color="auto"/>
      </w:divBdr>
    </w:div>
    <w:div w:id="600458821">
      <w:bodyDiv w:val="1"/>
      <w:marLeft w:val="0"/>
      <w:marRight w:val="0"/>
      <w:marTop w:val="0"/>
      <w:marBottom w:val="0"/>
      <w:divBdr>
        <w:top w:val="none" w:sz="0" w:space="0" w:color="auto"/>
        <w:left w:val="none" w:sz="0" w:space="0" w:color="auto"/>
        <w:bottom w:val="none" w:sz="0" w:space="0" w:color="auto"/>
        <w:right w:val="none" w:sz="0" w:space="0" w:color="auto"/>
      </w:divBdr>
    </w:div>
    <w:div w:id="600795580">
      <w:bodyDiv w:val="1"/>
      <w:marLeft w:val="0"/>
      <w:marRight w:val="0"/>
      <w:marTop w:val="0"/>
      <w:marBottom w:val="0"/>
      <w:divBdr>
        <w:top w:val="none" w:sz="0" w:space="0" w:color="auto"/>
        <w:left w:val="none" w:sz="0" w:space="0" w:color="auto"/>
        <w:bottom w:val="none" w:sz="0" w:space="0" w:color="auto"/>
        <w:right w:val="none" w:sz="0" w:space="0" w:color="auto"/>
      </w:divBdr>
    </w:div>
    <w:div w:id="605691988">
      <w:bodyDiv w:val="1"/>
      <w:marLeft w:val="0"/>
      <w:marRight w:val="0"/>
      <w:marTop w:val="0"/>
      <w:marBottom w:val="0"/>
      <w:divBdr>
        <w:top w:val="none" w:sz="0" w:space="0" w:color="auto"/>
        <w:left w:val="none" w:sz="0" w:space="0" w:color="auto"/>
        <w:bottom w:val="none" w:sz="0" w:space="0" w:color="auto"/>
        <w:right w:val="none" w:sz="0" w:space="0" w:color="auto"/>
      </w:divBdr>
    </w:div>
    <w:div w:id="608052889">
      <w:bodyDiv w:val="1"/>
      <w:marLeft w:val="0"/>
      <w:marRight w:val="0"/>
      <w:marTop w:val="0"/>
      <w:marBottom w:val="0"/>
      <w:divBdr>
        <w:top w:val="none" w:sz="0" w:space="0" w:color="auto"/>
        <w:left w:val="none" w:sz="0" w:space="0" w:color="auto"/>
        <w:bottom w:val="none" w:sz="0" w:space="0" w:color="auto"/>
        <w:right w:val="none" w:sz="0" w:space="0" w:color="auto"/>
      </w:divBdr>
    </w:div>
    <w:div w:id="611015535">
      <w:bodyDiv w:val="1"/>
      <w:marLeft w:val="0"/>
      <w:marRight w:val="0"/>
      <w:marTop w:val="0"/>
      <w:marBottom w:val="0"/>
      <w:divBdr>
        <w:top w:val="none" w:sz="0" w:space="0" w:color="auto"/>
        <w:left w:val="none" w:sz="0" w:space="0" w:color="auto"/>
        <w:bottom w:val="none" w:sz="0" w:space="0" w:color="auto"/>
        <w:right w:val="none" w:sz="0" w:space="0" w:color="auto"/>
      </w:divBdr>
    </w:div>
    <w:div w:id="613220478">
      <w:bodyDiv w:val="1"/>
      <w:marLeft w:val="0"/>
      <w:marRight w:val="0"/>
      <w:marTop w:val="0"/>
      <w:marBottom w:val="0"/>
      <w:divBdr>
        <w:top w:val="none" w:sz="0" w:space="0" w:color="auto"/>
        <w:left w:val="none" w:sz="0" w:space="0" w:color="auto"/>
        <w:bottom w:val="none" w:sz="0" w:space="0" w:color="auto"/>
        <w:right w:val="none" w:sz="0" w:space="0" w:color="auto"/>
      </w:divBdr>
    </w:div>
    <w:div w:id="615798858">
      <w:bodyDiv w:val="1"/>
      <w:marLeft w:val="0"/>
      <w:marRight w:val="0"/>
      <w:marTop w:val="0"/>
      <w:marBottom w:val="0"/>
      <w:divBdr>
        <w:top w:val="none" w:sz="0" w:space="0" w:color="auto"/>
        <w:left w:val="none" w:sz="0" w:space="0" w:color="auto"/>
        <w:bottom w:val="none" w:sz="0" w:space="0" w:color="auto"/>
        <w:right w:val="none" w:sz="0" w:space="0" w:color="auto"/>
      </w:divBdr>
    </w:div>
    <w:div w:id="616327298">
      <w:bodyDiv w:val="1"/>
      <w:marLeft w:val="0"/>
      <w:marRight w:val="0"/>
      <w:marTop w:val="0"/>
      <w:marBottom w:val="0"/>
      <w:divBdr>
        <w:top w:val="none" w:sz="0" w:space="0" w:color="auto"/>
        <w:left w:val="none" w:sz="0" w:space="0" w:color="auto"/>
        <w:bottom w:val="none" w:sz="0" w:space="0" w:color="auto"/>
        <w:right w:val="none" w:sz="0" w:space="0" w:color="auto"/>
      </w:divBdr>
    </w:div>
    <w:div w:id="617221056">
      <w:bodyDiv w:val="1"/>
      <w:marLeft w:val="0"/>
      <w:marRight w:val="0"/>
      <w:marTop w:val="0"/>
      <w:marBottom w:val="0"/>
      <w:divBdr>
        <w:top w:val="none" w:sz="0" w:space="0" w:color="auto"/>
        <w:left w:val="none" w:sz="0" w:space="0" w:color="auto"/>
        <w:bottom w:val="none" w:sz="0" w:space="0" w:color="auto"/>
        <w:right w:val="none" w:sz="0" w:space="0" w:color="auto"/>
      </w:divBdr>
    </w:div>
    <w:div w:id="617225883">
      <w:bodyDiv w:val="1"/>
      <w:marLeft w:val="0"/>
      <w:marRight w:val="0"/>
      <w:marTop w:val="0"/>
      <w:marBottom w:val="0"/>
      <w:divBdr>
        <w:top w:val="none" w:sz="0" w:space="0" w:color="auto"/>
        <w:left w:val="none" w:sz="0" w:space="0" w:color="auto"/>
        <w:bottom w:val="none" w:sz="0" w:space="0" w:color="auto"/>
        <w:right w:val="none" w:sz="0" w:space="0" w:color="auto"/>
      </w:divBdr>
    </w:div>
    <w:div w:id="617370361">
      <w:bodyDiv w:val="1"/>
      <w:marLeft w:val="0"/>
      <w:marRight w:val="0"/>
      <w:marTop w:val="0"/>
      <w:marBottom w:val="0"/>
      <w:divBdr>
        <w:top w:val="none" w:sz="0" w:space="0" w:color="auto"/>
        <w:left w:val="none" w:sz="0" w:space="0" w:color="auto"/>
        <w:bottom w:val="none" w:sz="0" w:space="0" w:color="auto"/>
        <w:right w:val="none" w:sz="0" w:space="0" w:color="auto"/>
      </w:divBdr>
    </w:div>
    <w:div w:id="619844210">
      <w:bodyDiv w:val="1"/>
      <w:marLeft w:val="0"/>
      <w:marRight w:val="0"/>
      <w:marTop w:val="0"/>
      <w:marBottom w:val="0"/>
      <w:divBdr>
        <w:top w:val="none" w:sz="0" w:space="0" w:color="auto"/>
        <w:left w:val="none" w:sz="0" w:space="0" w:color="auto"/>
        <w:bottom w:val="none" w:sz="0" w:space="0" w:color="auto"/>
        <w:right w:val="none" w:sz="0" w:space="0" w:color="auto"/>
      </w:divBdr>
    </w:div>
    <w:div w:id="622463479">
      <w:bodyDiv w:val="1"/>
      <w:marLeft w:val="0"/>
      <w:marRight w:val="0"/>
      <w:marTop w:val="0"/>
      <w:marBottom w:val="0"/>
      <w:divBdr>
        <w:top w:val="none" w:sz="0" w:space="0" w:color="auto"/>
        <w:left w:val="none" w:sz="0" w:space="0" w:color="auto"/>
        <w:bottom w:val="none" w:sz="0" w:space="0" w:color="auto"/>
        <w:right w:val="none" w:sz="0" w:space="0" w:color="auto"/>
      </w:divBdr>
    </w:div>
    <w:div w:id="628360646">
      <w:bodyDiv w:val="1"/>
      <w:marLeft w:val="0"/>
      <w:marRight w:val="0"/>
      <w:marTop w:val="0"/>
      <w:marBottom w:val="0"/>
      <w:divBdr>
        <w:top w:val="none" w:sz="0" w:space="0" w:color="auto"/>
        <w:left w:val="none" w:sz="0" w:space="0" w:color="auto"/>
        <w:bottom w:val="none" w:sz="0" w:space="0" w:color="auto"/>
        <w:right w:val="none" w:sz="0" w:space="0" w:color="auto"/>
      </w:divBdr>
    </w:div>
    <w:div w:id="629286854">
      <w:bodyDiv w:val="1"/>
      <w:marLeft w:val="0"/>
      <w:marRight w:val="0"/>
      <w:marTop w:val="0"/>
      <w:marBottom w:val="0"/>
      <w:divBdr>
        <w:top w:val="none" w:sz="0" w:space="0" w:color="auto"/>
        <w:left w:val="none" w:sz="0" w:space="0" w:color="auto"/>
        <w:bottom w:val="none" w:sz="0" w:space="0" w:color="auto"/>
        <w:right w:val="none" w:sz="0" w:space="0" w:color="auto"/>
      </w:divBdr>
    </w:div>
    <w:div w:id="629628448">
      <w:bodyDiv w:val="1"/>
      <w:marLeft w:val="0"/>
      <w:marRight w:val="0"/>
      <w:marTop w:val="0"/>
      <w:marBottom w:val="0"/>
      <w:divBdr>
        <w:top w:val="none" w:sz="0" w:space="0" w:color="auto"/>
        <w:left w:val="none" w:sz="0" w:space="0" w:color="auto"/>
        <w:bottom w:val="none" w:sz="0" w:space="0" w:color="auto"/>
        <w:right w:val="none" w:sz="0" w:space="0" w:color="auto"/>
      </w:divBdr>
    </w:div>
    <w:div w:id="633559573">
      <w:bodyDiv w:val="1"/>
      <w:marLeft w:val="0"/>
      <w:marRight w:val="0"/>
      <w:marTop w:val="0"/>
      <w:marBottom w:val="0"/>
      <w:divBdr>
        <w:top w:val="none" w:sz="0" w:space="0" w:color="auto"/>
        <w:left w:val="none" w:sz="0" w:space="0" w:color="auto"/>
        <w:bottom w:val="none" w:sz="0" w:space="0" w:color="auto"/>
        <w:right w:val="none" w:sz="0" w:space="0" w:color="auto"/>
      </w:divBdr>
    </w:div>
    <w:div w:id="636297252">
      <w:bodyDiv w:val="1"/>
      <w:marLeft w:val="0"/>
      <w:marRight w:val="0"/>
      <w:marTop w:val="0"/>
      <w:marBottom w:val="0"/>
      <w:divBdr>
        <w:top w:val="none" w:sz="0" w:space="0" w:color="auto"/>
        <w:left w:val="none" w:sz="0" w:space="0" w:color="auto"/>
        <w:bottom w:val="none" w:sz="0" w:space="0" w:color="auto"/>
        <w:right w:val="none" w:sz="0" w:space="0" w:color="auto"/>
      </w:divBdr>
    </w:div>
    <w:div w:id="637565391">
      <w:bodyDiv w:val="1"/>
      <w:marLeft w:val="0"/>
      <w:marRight w:val="0"/>
      <w:marTop w:val="0"/>
      <w:marBottom w:val="0"/>
      <w:divBdr>
        <w:top w:val="none" w:sz="0" w:space="0" w:color="auto"/>
        <w:left w:val="none" w:sz="0" w:space="0" w:color="auto"/>
        <w:bottom w:val="none" w:sz="0" w:space="0" w:color="auto"/>
        <w:right w:val="none" w:sz="0" w:space="0" w:color="auto"/>
      </w:divBdr>
    </w:div>
    <w:div w:id="637806532">
      <w:bodyDiv w:val="1"/>
      <w:marLeft w:val="0"/>
      <w:marRight w:val="0"/>
      <w:marTop w:val="0"/>
      <w:marBottom w:val="0"/>
      <w:divBdr>
        <w:top w:val="none" w:sz="0" w:space="0" w:color="auto"/>
        <w:left w:val="none" w:sz="0" w:space="0" w:color="auto"/>
        <w:bottom w:val="none" w:sz="0" w:space="0" w:color="auto"/>
        <w:right w:val="none" w:sz="0" w:space="0" w:color="auto"/>
      </w:divBdr>
    </w:div>
    <w:div w:id="638458585">
      <w:bodyDiv w:val="1"/>
      <w:marLeft w:val="0"/>
      <w:marRight w:val="0"/>
      <w:marTop w:val="0"/>
      <w:marBottom w:val="0"/>
      <w:divBdr>
        <w:top w:val="none" w:sz="0" w:space="0" w:color="auto"/>
        <w:left w:val="none" w:sz="0" w:space="0" w:color="auto"/>
        <w:bottom w:val="none" w:sz="0" w:space="0" w:color="auto"/>
        <w:right w:val="none" w:sz="0" w:space="0" w:color="auto"/>
      </w:divBdr>
    </w:div>
    <w:div w:id="642197254">
      <w:bodyDiv w:val="1"/>
      <w:marLeft w:val="0"/>
      <w:marRight w:val="0"/>
      <w:marTop w:val="0"/>
      <w:marBottom w:val="0"/>
      <w:divBdr>
        <w:top w:val="none" w:sz="0" w:space="0" w:color="auto"/>
        <w:left w:val="none" w:sz="0" w:space="0" w:color="auto"/>
        <w:bottom w:val="none" w:sz="0" w:space="0" w:color="auto"/>
        <w:right w:val="none" w:sz="0" w:space="0" w:color="auto"/>
      </w:divBdr>
    </w:div>
    <w:div w:id="643895013">
      <w:bodyDiv w:val="1"/>
      <w:marLeft w:val="0"/>
      <w:marRight w:val="0"/>
      <w:marTop w:val="0"/>
      <w:marBottom w:val="0"/>
      <w:divBdr>
        <w:top w:val="none" w:sz="0" w:space="0" w:color="auto"/>
        <w:left w:val="none" w:sz="0" w:space="0" w:color="auto"/>
        <w:bottom w:val="none" w:sz="0" w:space="0" w:color="auto"/>
        <w:right w:val="none" w:sz="0" w:space="0" w:color="auto"/>
      </w:divBdr>
    </w:div>
    <w:div w:id="645430550">
      <w:bodyDiv w:val="1"/>
      <w:marLeft w:val="0"/>
      <w:marRight w:val="0"/>
      <w:marTop w:val="0"/>
      <w:marBottom w:val="0"/>
      <w:divBdr>
        <w:top w:val="none" w:sz="0" w:space="0" w:color="auto"/>
        <w:left w:val="none" w:sz="0" w:space="0" w:color="auto"/>
        <w:bottom w:val="none" w:sz="0" w:space="0" w:color="auto"/>
        <w:right w:val="none" w:sz="0" w:space="0" w:color="auto"/>
      </w:divBdr>
    </w:div>
    <w:div w:id="649789835">
      <w:bodyDiv w:val="1"/>
      <w:marLeft w:val="0"/>
      <w:marRight w:val="0"/>
      <w:marTop w:val="0"/>
      <w:marBottom w:val="0"/>
      <w:divBdr>
        <w:top w:val="none" w:sz="0" w:space="0" w:color="auto"/>
        <w:left w:val="none" w:sz="0" w:space="0" w:color="auto"/>
        <w:bottom w:val="none" w:sz="0" w:space="0" w:color="auto"/>
        <w:right w:val="none" w:sz="0" w:space="0" w:color="auto"/>
      </w:divBdr>
    </w:div>
    <w:div w:id="653485423">
      <w:bodyDiv w:val="1"/>
      <w:marLeft w:val="0"/>
      <w:marRight w:val="0"/>
      <w:marTop w:val="0"/>
      <w:marBottom w:val="0"/>
      <w:divBdr>
        <w:top w:val="none" w:sz="0" w:space="0" w:color="auto"/>
        <w:left w:val="none" w:sz="0" w:space="0" w:color="auto"/>
        <w:bottom w:val="none" w:sz="0" w:space="0" w:color="auto"/>
        <w:right w:val="none" w:sz="0" w:space="0" w:color="auto"/>
      </w:divBdr>
    </w:div>
    <w:div w:id="653725094">
      <w:bodyDiv w:val="1"/>
      <w:marLeft w:val="0"/>
      <w:marRight w:val="0"/>
      <w:marTop w:val="0"/>
      <w:marBottom w:val="0"/>
      <w:divBdr>
        <w:top w:val="none" w:sz="0" w:space="0" w:color="auto"/>
        <w:left w:val="none" w:sz="0" w:space="0" w:color="auto"/>
        <w:bottom w:val="none" w:sz="0" w:space="0" w:color="auto"/>
        <w:right w:val="none" w:sz="0" w:space="0" w:color="auto"/>
      </w:divBdr>
    </w:div>
    <w:div w:id="654451997">
      <w:bodyDiv w:val="1"/>
      <w:marLeft w:val="0"/>
      <w:marRight w:val="0"/>
      <w:marTop w:val="0"/>
      <w:marBottom w:val="0"/>
      <w:divBdr>
        <w:top w:val="none" w:sz="0" w:space="0" w:color="auto"/>
        <w:left w:val="none" w:sz="0" w:space="0" w:color="auto"/>
        <w:bottom w:val="none" w:sz="0" w:space="0" w:color="auto"/>
        <w:right w:val="none" w:sz="0" w:space="0" w:color="auto"/>
      </w:divBdr>
    </w:div>
    <w:div w:id="655842435">
      <w:bodyDiv w:val="1"/>
      <w:marLeft w:val="0"/>
      <w:marRight w:val="0"/>
      <w:marTop w:val="0"/>
      <w:marBottom w:val="0"/>
      <w:divBdr>
        <w:top w:val="none" w:sz="0" w:space="0" w:color="auto"/>
        <w:left w:val="none" w:sz="0" w:space="0" w:color="auto"/>
        <w:bottom w:val="none" w:sz="0" w:space="0" w:color="auto"/>
        <w:right w:val="none" w:sz="0" w:space="0" w:color="auto"/>
      </w:divBdr>
    </w:div>
    <w:div w:id="657227140">
      <w:bodyDiv w:val="1"/>
      <w:marLeft w:val="0"/>
      <w:marRight w:val="0"/>
      <w:marTop w:val="0"/>
      <w:marBottom w:val="0"/>
      <w:divBdr>
        <w:top w:val="none" w:sz="0" w:space="0" w:color="auto"/>
        <w:left w:val="none" w:sz="0" w:space="0" w:color="auto"/>
        <w:bottom w:val="none" w:sz="0" w:space="0" w:color="auto"/>
        <w:right w:val="none" w:sz="0" w:space="0" w:color="auto"/>
      </w:divBdr>
    </w:div>
    <w:div w:id="658925786">
      <w:bodyDiv w:val="1"/>
      <w:marLeft w:val="0"/>
      <w:marRight w:val="0"/>
      <w:marTop w:val="0"/>
      <w:marBottom w:val="0"/>
      <w:divBdr>
        <w:top w:val="none" w:sz="0" w:space="0" w:color="auto"/>
        <w:left w:val="none" w:sz="0" w:space="0" w:color="auto"/>
        <w:bottom w:val="none" w:sz="0" w:space="0" w:color="auto"/>
        <w:right w:val="none" w:sz="0" w:space="0" w:color="auto"/>
      </w:divBdr>
    </w:div>
    <w:div w:id="662051113">
      <w:bodyDiv w:val="1"/>
      <w:marLeft w:val="0"/>
      <w:marRight w:val="0"/>
      <w:marTop w:val="0"/>
      <w:marBottom w:val="0"/>
      <w:divBdr>
        <w:top w:val="none" w:sz="0" w:space="0" w:color="auto"/>
        <w:left w:val="none" w:sz="0" w:space="0" w:color="auto"/>
        <w:bottom w:val="none" w:sz="0" w:space="0" w:color="auto"/>
        <w:right w:val="none" w:sz="0" w:space="0" w:color="auto"/>
      </w:divBdr>
    </w:div>
    <w:div w:id="663357422">
      <w:bodyDiv w:val="1"/>
      <w:marLeft w:val="0"/>
      <w:marRight w:val="0"/>
      <w:marTop w:val="0"/>
      <w:marBottom w:val="0"/>
      <w:divBdr>
        <w:top w:val="none" w:sz="0" w:space="0" w:color="auto"/>
        <w:left w:val="none" w:sz="0" w:space="0" w:color="auto"/>
        <w:bottom w:val="none" w:sz="0" w:space="0" w:color="auto"/>
        <w:right w:val="none" w:sz="0" w:space="0" w:color="auto"/>
      </w:divBdr>
    </w:div>
    <w:div w:id="663902461">
      <w:bodyDiv w:val="1"/>
      <w:marLeft w:val="0"/>
      <w:marRight w:val="0"/>
      <w:marTop w:val="0"/>
      <w:marBottom w:val="0"/>
      <w:divBdr>
        <w:top w:val="none" w:sz="0" w:space="0" w:color="auto"/>
        <w:left w:val="none" w:sz="0" w:space="0" w:color="auto"/>
        <w:bottom w:val="none" w:sz="0" w:space="0" w:color="auto"/>
        <w:right w:val="none" w:sz="0" w:space="0" w:color="auto"/>
      </w:divBdr>
    </w:div>
    <w:div w:id="666173803">
      <w:bodyDiv w:val="1"/>
      <w:marLeft w:val="0"/>
      <w:marRight w:val="0"/>
      <w:marTop w:val="0"/>
      <w:marBottom w:val="0"/>
      <w:divBdr>
        <w:top w:val="none" w:sz="0" w:space="0" w:color="auto"/>
        <w:left w:val="none" w:sz="0" w:space="0" w:color="auto"/>
        <w:bottom w:val="none" w:sz="0" w:space="0" w:color="auto"/>
        <w:right w:val="none" w:sz="0" w:space="0" w:color="auto"/>
      </w:divBdr>
    </w:div>
    <w:div w:id="666370860">
      <w:bodyDiv w:val="1"/>
      <w:marLeft w:val="0"/>
      <w:marRight w:val="0"/>
      <w:marTop w:val="0"/>
      <w:marBottom w:val="0"/>
      <w:divBdr>
        <w:top w:val="none" w:sz="0" w:space="0" w:color="auto"/>
        <w:left w:val="none" w:sz="0" w:space="0" w:color="auto"/>
        <w:bottom w:val="none" w:sz="0" w:space="0" w:color="auto"/>
        <w:right w:val="none" w:sz="0" w:space="0" w:color="auto"/>
      </w:divBdr>
    </w:div>
    <w:div w:id="667250050">
      <w:bodyDiv w:val="1"/>
      <w:marLeft w:val="0"/>
      <w:marRight w:val="0"/>
      <w:marTop w:val="0"/>
      <w:marBottom w:val="0"/>
      <w:divBdr>
        <w:top w:val="none" w:sz="0" w:space="0" w:color="auto"/>
        <w:left w:val="none" w:sz="0" w:space="0" w:color="auto"/>
        <w:bottom w:val="none" w:sz="0" w:space="0" w:color="auto"/>
        <w:right w:val="none" w:sz="0" w:space="0" w:color="auto"/>
      </w:divBdr>
    </w:div>
    <w:div w:id="667636923">
      <w:bodyDiv w:val="1"/>
      <w:marLeft w:val="0"/>
      <w:marRight w:val="0"/>
      <w:marTop w:val="0"/>
      <w:marBottom w:val="0"/>
      <w:divBdr>
        <w:top w:val="none" w:sz="0" w:space="0" w:color="auto"/>
        <w:left w:val="none" w:sz="0" w:space="0" w:color="auto"/>
        <w:bottom w:val="none" w:sz="0" w:space="0" w:color="auto"/>
        <w:right w:val="none" w:sz="0" w:space="0" w:color="auto"/>
      </w:divBdr>
    </w:div>
    <w:div w:id="671569587">
      <w:bodyDiv w:val="1"/>
      <w:marLeft w:val="0"/>
      <w:marRight w:val="0"/>
      <w:marTop w:val="0"/>
      <w:marBottom w:val="0"/>
      <w:divBdr>
        <w:top w:val="none" w:sz="0" w:space="0" w:color="auto"/>
        <w:left w:val="none" w:sz="0" w:space="0" w:color="auto"/>
        <w:bottom w:val="none" w:sz="0" w:space="0" w:color="auto"/>
        <w:right w:val="none" w:sz="0" w:space="0" w:color="auto"/>
      </w:divBdr>
    </w:div>
    <w:div w:id="673147651">
      <w:bodyDiv w:val="1"/>
      <w:marLeft w:val="0"/>
      <w:marRight w:val="0"/>
      <w:marTop w:val="0"/>
      <w:marBottom w:val="0"/>
      <w:divBdr>
        <w:top w:val="none" w:sz="0" w:space="0" w:color="auto"/>
        <w:left w:val="none" w:sz="0" w:space="0" w:color="auto"/>
        <w:bottom w:val="none" w:sz="0" w:space="0" w:color="auto"/>
        <w:right w:val="none" w:sz="0" w:space="0" w:color="auto"/>
      </w:divBdr>
    </w:div>
    <w:div w:id="673192233">
      <w:bodyDiv w:val="1"/>
      <w:marLeft w:val="0"/>
      <w:marRight w:val="0"/>
      <w:marTop w:val="0"/>
      <w:marBottom w:val="0"/>
      <w:divBdr>
        <w:top w:val="none" w:sz="0" w:space="0" w:color="auto"/>
        <w:left w:val="none" w:sz="0" w:space="0" w:color="auto"/>
        <w:bottom w:val="none" w:sz="0" w:space="0" w:color="auto"/>
        <w:right w:val="none" w:sz="0" w:space="0" w:color="auto"/>
      </w:divBdr>
    </w:div>
    <w:div w:id="680275229">
      <w:bodyDiv w:val="1"/>
      <w:marLeft w:val="0"/>
      <w:marRight w:val="0"/>
      <w:marTop w:val="0"/>
      <w:marBottom w:val="0"/>
      <w:divBdr>
        <w:top w:val="none" w:sz="0" w:space="0" w:color="auto"/>
        <w:left w:val="none" w:sz="0" w:space="0" w:color="auto"/>
        <w:bottom w:val="none" w:sz="0" w:space="0" w:color="auto"/>
        <w:right w:val="none" w:sz="0" w:space="0" w:color="auto"/>
      </w:divBdr>
    </w:div>
    <w:div w:id="681706346">
      <w:bodyDiv w:val="1"/>
      <w:marLeft w:val="0"/>
      <w:marRight w:val="0"/>
      <w:marTop w:val="0"/>
      <w:marBottom w:val="0"/>
      <w:divBdr>
        <w:top w:val="none" w:sz="0" w:space="0" w:color="auto"/>
        <w:left w:val="none" w:sz="0" w:space="0" w:color="auto"/>
        <w:bottom w:val="none" w:sz="0" w:space="0" w:color="auto"/>
        <w:right w:val="none" w:sz="0" w:space="0" w:color="auto"/>
      </w:divBdr>
    </w:div>
    <w:div w:id="684401427">
      <w:bodyDiv w:val="1"/>
      <w:marLeft w:val="0"/>
      <w:marRight w:val="0"/>
      <w:marTop w:val="0"/>
      <w:marBottom w:val="0"/>
      <w:divBdr>
        <w:top w:val="none" w:sz="0" w:space="0" w:color="auto"/>
        <w:left w:val="none" w:sz="0" w:space="0" w:color="auto"/>
        <w:bottom w:val="none" w:sz="0" w:space="0" w:color="auto"/>
        <w:right w:val="none" w:sz="0" w:space="0" w:color="auto"/>
      </w:divBdr>
    </w:div>
    <w:div w:id="687172084">
      <w:bodyDiv w:val="1"/>
      <w:marLeft w:val="0"/>
      <w:marRight w:val="0"/>
      <w:marTop w:val="0"/>
      <w:marBottom w:val="0"/>
      <w:divBdr>
        <w:top w:val="none" w:sz="0" w:space="0" w:color="auto"/>
        <w:left w:val="none" w:sz="0" w:space="0" w:color="auto"/>
        <w:bottom w:val="none" w:sz="0" w:space="0" w:color="auto"/>
        <w:right w:val="none" w:sz="0" w:space="0" w:color="auto"/>
      </w:divBdr>
    </w:div>
    <w:div w:id="688288720">
      <w:bodyDiv w:val="1"/>
      <w:marLeft w:val="0"/>
      <w:marRight w:val="0"/>
      <w:marTop w:val="0"/>
      <w:marBottom w:val="0"/>
      <w:divBdr>
        <w:top w:val="none" w:sz="0" w:space="0" w:color="auto"/>
        <w:left w:val="none" w:sz="0" w:space="0" w:color="auto"/>
        <w:bottom w:val="none" w:sz="0" w:space="0" w:color="auto"/>
        <w:right w:val="none" w:sz="0" w:space="0" w:color="auto"/>
      </w:divBdr>
    </w:div>
    <w:div w:id="688604858">
      <w:bodyDiv w:val="1"/>
      <w:marLeft w:val="0"/>
      <w:marRight w:val="0"/>
      <w:marTop w:val="0"/>
      <w:marBottom w:val="0"/>
      <w:divBdr>
        <w:top w:val="none" w:sz="0" w:space="0" w:color="auto"/>
        <w:left w:val="none" w:sz="0" w:space="0" w:color="auto"/>
        <w:bottom w:val="none" w:sz="0" w:space="0" w:color="auto"/>
        <w:right w:val="none" w:sz="0" w:space="0" w:color="auto"/>
      </w:divBdr>
    </w:div>
    <w:div w:id="697700343">
      <w:bodyDiv w:val="1"/>
      <w:marLeft w:val="0"/>
      <w:marRight w:val="0"/>
      <w:marTop w:val="0"/>
      <w:marBottom w:val="0"/>
      <w:divBdr>
        <w:top w:val="none" w:sz="0" w:space="0" w:color="auto"/>
        <w:left w:val="none" w:sz="0" w:space="0" w:color="auto"/>
        <w:bottom w:val="none" w:sz="0" w:space="0" w:color="auto"/>
        <w:right w:val="none" w:sz="0" w:space="0" w:color="auto"/>
      </w:divBdr>
    </w:div>
    <w:div w:id="698435848">
      <w:bodyDiv w:val="1"/>
      <w:marLeft w:val="0"/>
      <w:marRight w:val="0"/>
      <w:marTop w:val="0"/>
      <w:marBottom w:val="0"/>
      <w:divBdr>
        <w:top w:val="none" w:sz="0" w:space="0" w:color="auto"/>
        <w:left w:val="none" w:sz="0" w:space="0" w:color="auto"/>
        <w:bottom w:val="none" w:sz="0" w:space="0" w:color="auto"/>
        <w:right w:val="none" w:sz="0" w:space="0" w:color="auto"/>
      </w:divBdr>
    </w:div>
    <w:div w:id="708338205">
      <w:bodyDiv w:val="1"/>
      <w:marLeft w:val="0"/>
      <w:marRight w:val="0"/>
      <w:marTop w:val="0"/>
      <w:marBottom w:val="0"/>
      <w:divBdr>
        <w:top w:val="none" w:sz="0" w:space="0" w:color="auto"/>
        <w:left w:val="none" w:sz="0" w:space="0" w:color="auto"/>
        <w:bottom w:val="none" w:sz="0" w:space="0" w:color="auto"/>
        <w:right w:val="none" w:sz="0" w:space="0" w:color="auto"/>
      </w:divBdr>
    </w:div>
    <w:div w:id="711463086">
      <w:bodyDiv w:val="1"/>
      <w:marLeft w:val="0"/>
      <w:marRight w:val="0"/>
      <w:marTop w:val="0"/>
      <w:marBottom w:val="0"/>
      <w:divBdr>
        <w:top w:val="none" w:sz="0" w:space="0" w:color="auto"/>
        <w:left w:val="none" w:sz="0" w:space="0" w:color="auto"/>
        <w:bottom w:val="none" w:sz="0" w:space="0" w:color="auto"/>
        <w:right w:val="none" w:sz="0" w:space="0" w:color="auto"/>
      </w:divBdr>
    </w:div>
    <w:div w:id="716049991">
      <w:bodyDiv w:val="1"/>
      <w:marLeft w:val="0"/>
      <w:marRight w:val="0"/>
      <w:marTop w:val="0"/>
      <w:marBottom w:val="0"/>
      <w:divBdr>
        <w:top w:val="none" w:sz="0" w:space="0" w:color="auto"/>
        <w:left w:val="none" w:sz="0" w:space="0" w:color="auto"/>
        <w:bottom w:val="none" w:sz="0" w:space="0" w:color="auto"/>
        <w:right w:val="none" w:sz="0" w:space="0" w:color="auto"/>
      </w:divBdr>
    </w:div>
    <w:div w:id="716589263">
      <w:bodyDiv w:val="1"/>
      <w:marLeft w:val="0"/>
      <w:marRight w:val="0"/>
      <w:marTop w:val="0"/>
      <w:marBottom w:val="0"/>
      <w:divBdr>
        <w:top w:val="none" w:sz="0" w:space="0" w:color="auto"/>
        <w:left w:val="none" w:sz="0" w:space="0" w:color="auto"/>
        <w:bottom w:val="none" w:sz="0" w:space="0" w:color="auto"/>
        <w:right w:val="none" w:sz="0" w:space="0" w:color="auto"/>
      </w:divBdr>
    </w:div>
    <w:div w:id="716857165">
      <w:bodyDiv w:val="1"/>
      <w:marLeft w:val="0"/>
      <w:marRight w:val="0"/>
      <w:marTop w:val="0"/>
      <w:marBottom w:val="0"/>
      <w:divBdr>
        <w:top w:val="none" w:sz="0" w:space="0" w:color="auto"/>
        <w:left w:val="none" w:sz="0" w:space="0" w:color="auto"/>
        <w:bottom w:val="none" w:sz="0" w:space="0" w:color="auto"/>
        <w:right w:val="none" w:sz="0" w:space="0" w:color="auto"/>
      </w:divBdr>
    </w:div>
    <w:div w:id="718015867">
      <w:bodyDiv w:val="1"/>
      <w:marLeft w:val="0"/>
      <w:marRight w:val="0"/>
      <w:marTop w:val="0"/>
      <w:marBottom w:val="0"/>
      <w:divBdr>
        <w:top w:val="none" w:sz="0" w:space="0" w:color="auto"/>
        <w:left w:val="none" w:sz="0" w:space="0" w:color="auto"/>
        <w:bottom w:val="none" w:sz="0" w:space="0" w:color="auto"/>
        <w:right w:val="none" w:sz="0" w:space="0" w:color="auto"/>
      </w:divBdr>
    </w:div>
    <w:div w:id="718475462">
      <w:bodyDiv w:val="1"/>
      <w:marLeft w:val="0"/>
      <w:marRight w:val="0"/>
      <w:marTop w:val="0"/>
      <w:marBottom w:val="0"/>
      <w:divBdr>
        <w:top w:val="none" w:sz="0" w:space="0" w:color="auto"/>
        <w:left w:val="none" w:sz="0" w:space="0" w:color="auto"/>
        <w:bottom w:val="none" w:sz="0" w:space="0" w:color="auto"/>
        <w:right w:val="none" w:sz="0" w:space="0" w:color="auto"/>
      </w:divBdr>
    </w:div>
    <w:div w:id="718943814">
      <w:bodyDiv w:val="1"/>
      <w:marLeft w:val="0"/>
      <w:marRight w:val="0"/>
      <w:marTop w:val="0"/>
      <w:marBottom w:val="0"/>
      <w:divBdr>
        <w:top w:val="none" w:sz="0" w:space="0" w:color="auto"/>
        <w:left w:val="none" w:sz="0" w:space="0" w:color="auto"/>
        <w:bottom w:val="none" w:sz="0" w:space="0" w:color="auto"/>
        <w:right w:val="none" w:sz="0" w:space="0" w:color="auto"/>
      </w:divBdr>
    </w:div>
    <w:div w:id="720596109">
      <w:bodyDiv w:val="1"/>
      <w:marLeft w:val="0"/>
      <w:marRight w:val="0"/>
      <w:marTop w:val="0"/>
      <w:marBottom w:val="0"/>
      <w:divBdr>
        <w:top w:val="none" w:sz="0" w:space="0" w:color="auto"/>
        <w:left w:val="none" w:sz="0" w:space="0" w:color="auto"/>
        <w:bottom w:val="none" w:sz="0" w:space="0" w:color="auto"/>
        <w:right w:val="none" w:sz="0" w:space="0" w:color="auto"/>
      </w:divBdr>
    </w:div>
    <w:div w:id="721248730">
      <w:bodyDiv w:val="1"/>
      <w:marLeft w:val="0"/>
      <w:marRight w:val="0"/>
      <w:marTop w:val="0"/>
      <w:marBottom w:val="0"/>
      <w:divBdr>
        <w:top w:val="none" w:sz="0" w:space="0" w:color="auto"/>
        <w:left w:val="none" w:sz="0" w:space="0" w:color="auto"/>
        <w:bottom w:val="none" w:sz="0" w:space="0" w:color="auto"/>
        <w:right w:val="none" w:sz="0" w:space="0" w:color="auto"/>
      </w:divBdr>
    </w:div>
    <w:div w:id="721951253">
      <w:bodyDiv w:val="1"/>
      <w:marLeft w:val="0"/>
      <w:marRight w:val="0"/>
      <w:marTop w:val="0"/>
      <w:marBottom w:val="0"/>
      <w:divBdr>
        <w:top w:val="none" w:sz="0" w:space="0" w:color="auto"/>
        <w:left w:val="none" w:sz="0" w:space="0" w:color="auto"/>
        <w:bottom w:val="none" w:sz="0" w:space="0" w:color="auto"/>
        <w:right w:val="none" w:sz="0" w:space="0" w:color="auto"/>
      </w:divBdr>
    </w:div>
    <w:div w:id="723598438">
      <w:bodyDiv w:val="1"/>
      <w:marLeft w:val="0"/>
      <w:marRight w:val="0"/>
      <w:marTop w:val="0"/>
      <w:marBottom w:val="0"/>
      <w:divBdr>
        <w:top w:val="none" w:sz="0" w:space="0" w:color="auto"/>
        <w:left w:val="none" w:sz="0" w:space="0" w:color="auto"/>
        <w:bottom w:val="none" w:sz="0" w:space="0" w:color="auto"/>
        <w:right w:val="none" w:sz="0" w:space="0" w:color="auto"/>
      </w:divBdr>
    </w:div>
    <w:div w:id="725563894">
      <w:bodyDiv w:val="1"/>
      <w:marLeft w:val="0"/>
      <w:marRight w:val="0"/>
      <w:marTop w:val="0"/>
      <w:marBottom w:val="0"/>
      <w:divBdr>
        <w:top w:val="none" w:sz="0" w:space="0" w:color="auto"/>
        <w:left w:val="none" w:sz="0" w:space="0" w:color="auto"/>
        <w:bottom w:val="none" w:sz="0" w:space="0" w:color="auto"/>
        <w:right w:val="none" w:sz="0" w:space="0" w:color="auto"/>
      </w:divBdr>
    </w:div>
    <w:div w:id="726729746">
      <w:bodyDiv w:val="1"/>
      <w:marLeft w:val="0"/>
      <w:marRight w:val="0"/>
      <w:marTop w:val="0"/>
      <w:marBottom w:val="0"/>
      <w:divBdr>
        <w:top w:val="none" w:sz="0" w:space="0" w:color="auto"/>
        <w:left w:val="none" w:sz="0" w:space="0" w:color="auto"/>
        <w:bottom w:val="none" w:sz="0" w:space="0" w:color="auto"/>
        <w:right w:val="none" w:sz="0" w:space="0" w:color="auto"/>
      </w:divBdr>
    </w:div>
    <w:div w:id="728262417">
      <w:bodyDiv w:val="1"/>
      <w:marLeft w:val="0"/>
      <w:marRight w:val="0"/>
      <w:marTop w:val="0"/>
      <w:marBottom w:val="0"/>
      <w:divBdr>
        <w:top w:val="none" w:sz="0" w:space="0" w:color="auto"/>
        <w:left w:val="none" w:sz="0" w:space="0" w:color="auto"/>
        <w:bottom w:val="none" w:sz="0" w:space="0" w:color="auto"/>
        <w:right w:val="none" w:sz="0" w:space="0" w:color="auto"/>
      </w:divBdr>
    </w:div>
    <w:div w:id="728579635">
      <w:bodyDiv w:val="1"/>
      <w:marLeft w:val="0"/>
      <w:marRight w:val="0"/>
      <w:marTop w:val="0"/>
      <w:marBottom w:val="0"/>
      <w:divBdr>
        <w:top w:val="none" w:sz="0" w:space="0" w:color="auto"/>
        <w:left w:val="none" w:sz="0" w:space="0" w:color="auto"/>
        <w:bottom w:val="none" w:sz="0" w:space="0" w:color="auto"/>
        <w:right w:val="none" w:sz="0" w:space="0" w:color="auto"/>
      </w:divBdr>
    </w:div>
    <w:div w:id="731386902">
      <w:bodyDiv w:val="1"/>
      <w:marLeft w:val="0"/>
      <w:marRight w:val="0"/>
      <w:marTop w:val="0"/>
      <w:marBottom w:val="0"/>
      <w:divBdr>
        <w:top w:val="none" w:sz="0" w:space="0" w:color="auto"/>
        <w:left w:val="none" w:sz="0" w:space="0" w:color="auto"/>
        <w:bottom w:val="none" w:sz="0" w:space="0" w:color="auto"/>
        <w:right w:val="none" w:sz="0" w:space="0" w:color="auto"/>
      </w:divBdr>
    </w:div>
    <w:div w:id="732965712">
      <w:bodyDiv w:val="1"/>
      <w:marLeft w:val="0"/>
      <w:marRight w:val="0"/>
      <w:marTop w:val="0"/>
      <w:marBottom w:val="0"/>
      <w:divBdr>
        <w:top w:val="none" w:sz="0" w:space="0" w:color="auto"/>
        <w:left w:val="none" w:sz="0" w:space="0" w:color="auto"/>
        <w:bottom w:val="none" w:sz="0" w:space="0" w:color="auto"/>
        <w:right w:val="none" w:sz="0" w:space="0" w:color="auto"/>
      </w:divBdr>
    </w:div>
    <w:div w:id="734935339">
      <w:bodyDiv w:val="1"/>
      <w:marLeft w:val="0"/>
      <w:marRight w:val="0"/>
      <w:marTop w:val="0"/>
      <w:marBottom w:val="0"/>
      <w:divBdr>
        <w:top w:val="none" w:sz="0" w:space="0" w:color="auto"/>
        <w:left w:val="none" w:sz="0" w:space="0" w:color="auto"/>
        <w:bottom w:val="none" w:sz="0" w:space="0" w:color="auto"/>
        <w:right w:val="none" w:sz="0" w:space="0" w:color="auto"/>
      </w:divBdr>
    </w:div>
    <w:div w:id="737896215">
      <w:bodyDiv w:val="1"/>
      <w:marLeft w:val="0"/>
      <w:marRight w:val="0"/>
      <w:marTop w:val="0"/>
      <w:marBottom w:val="0"/>
      <w:divBdr>
        <w:top w:val="none" w:sz="0" w:space="0" w:color="auto"/>
        <w:left w:val="none" w:sz="0" w:space="0" w:color="auto"/>
        <w:bottom w:val="none" w:sz="0" w:space="0" w:color="auto"/>
        <w:right w:val="none" w:sz="0" w:space="0" w:color="auto"/>
      </w:divBdr>
    </w:div>
    <w:div w:id="741217621">
      <w:bodyDiv w:val="1"/>
      <w:marLeft w:val="0"/>
      <w:marRight w:val="0"/>
      <w:marTop w:val="0"/>
      <w:marBottom w:val="0"/>
      <w:divBdr>
        <w:top w:val="none" w:sz="0" w:space="0" w:color="auto"/>
        <w:left w:val="none" w:sz="0" w:space="0" w:color="auto"/>
        <w:bottom w:val="none" w:sz="0" w:space="0" w:color="auto"/>
        <w:right w:val="none" w:sz="0" w:space="0" w:color="auto"/>
      </w:divBdr>
    </w:div>
    <w:div w:id="741605828">
      <w:bodyDiv w:val="1"/>
      <w:marLeft w:val="0"/>
      <w:marRight w:val="0"/>
      <w:marTop w:val="0"/>
      <w:marBottom w:val="0"/>
      <w:divBdr>
        <w:top w:val="none" w:sz="0" w:space="0" w:color="auto"/>
        <w:left w:val="none" w:sz="0" w:space="0" w:color="auto"/>
        <w:bottom w:val="none" w:sz="0" w:space="0" w:color="auto"/>
        <w:right w:val="none" w:sz="0" w:space="0" w:color="auto"/>
      </w:divBdr>
    </w:div>
    <w:div w:id="744835150">
      <w:bodyDiv w:val="1"/>
      <w:marLeft w:val="0"/>
      <w:marRight w:val="0"/>
      <w:marTop w:val="0"/>
      <w:marBottom w:val="0"/>
      <w:divBdr>
        <w:top w:val="none" w:sz="0" w:space="0" w:color="auto"/>
        <w:left w:val="none" w:sz="0" w:space="0" w:color="auto"/>
        <w:bottom w:val="none" w:sz="0" w:space="0" w:color="auto"/>
        <w:right w:val="none" w:sz="0" w:space="0" w:color="auto"/>
      </w:divBdr>
    </w:div>
    <w:div w:id="745028458">
      <w:bodyDiv w:val="1"/>
      <w:marLeft w:val="0"/>
      <w:marRight w:val="0"/>
      <w:marTop w:val="0"/>
      <w:marBottom w:val="0"/>
      <w:divBdr>
        <w:top w:val="none" w:sz="0" w:space="0" w:color="auto"/>
        <w:left w:val="none" w:sz="0" w:space="0" w:color="auto"/>
        <w:bottom w:val="none" w:sz="0" w:space="0" w:color="auto"/>
        <w:right w:val="none" w:sz="0" w:space="0" w:color="auto"/>
      </w:divBdr>
    </w:div>
    <w:div w:id="745152943">
      <w:bodyDiv w:val="1"/>
      <w:marLeft w:val="0"/>
      <w:marRight w:val="0"/>
      <w:marTop w:val="0"/>
      <w:marBottom w:val="0"/>
      <w:divBdr>
        <w:top w:val="none" w:sz="0" w:space="0" w:color="auto"/>
        <w:left w:val="none" w:sz="0" w:space="0" w:color="auto"/>
        <w:bottom w:val="none" w:sz="0" w:space="0" w:color="auto"/>
        <w:right w:val="none" w:sz="0" w:space="0" w:color="auto"/>
      </w:divBdr>
    </w:div>
    <w:div w:id="745806976">
      <w:bodyDiv w:val="1"/>
      <w:marLeft w:val="0"/>
      <w:marRight w:val="0"/>
      <w:marTop w:val="0"/>
      <w:marBottom w:val="0"/>
      <w:divBdr>
        <w:top w:val="none" w:sz="0" w:space="0" w:color="auto"/>
        <w:left w:val="none" w:sz="0" w:space="0" w:color="auto"/>
        <w:bottom w:val="none" w:sz="0" w:space="0" w:color="auto"/>
        <w:right w:val="none" w:sz="0" w:space="0" w:color="auto"/>
      </w:divBdr>
    </w:div>
    <w:div w:id="748237470">
      <w:bodyDiv w:val="1"/>
      <w:marLeft w:val="0"/>
      <w:marRight w:val="0"/>
      <w:marTop w:val="0"/>
      <w:marBottom w:val="0"/>
      <w:divBdr>
        <w:top w:val="none" w:sz="0" w:space="0" w:color="auto"/>
        <w:left w:val="none" w:sz="0" w:space="0" w:color="auto"/>
        <w:bottom w:val="none" w:sz="0" w:space="0" w:color="auto"/>
        <w:right w:val="none" w:sz="0" w:space="0" w:color="auto"/>
      </w:divBdr>
    </w:div>
    <w:div w:id="748771169">
      <w:bodyDiv w:val="1"/>
      <w:marLeft w:val="0"/>
      <w:marRight w:val="0"/>
      <w:marTop w:val="0"/>
      <w:marBottom w:val="0"/>
      <w:divBdr>
        <w:top w:val="none" w:sz="0" w:space="0" w:color="auto"/>
        <w:left w:val="none" w:sz="0" w:space="0" w:color="auto"/>
        <w:bottom w:val="none" w:sz="0" w:space="0" w:color="auto"/>
        <w:right w:val="none" w:sz="0" w:space="0" w:color="auto"/>
      </w:divBdr>
    </w:div>
    <w:div w:id="751000949">
      <w:bodyDiv w:val="1"/>
      <w:marLeft w:val="0"/>
      <w:marRight w:val="0"/>
      <w:marTop w:val="0"/>
      <w:marBottom w:val="0"/>
      <w:divBdr>
        <w:top w:val="none" w:sz="0" w:space="0" w:color="auto"/>
        <w:left w:val="none" w:sz="0" w:space="0" w:color="auto"/>
        <w:bottom w:val="none" w:sz="0" w:space="0" w:color="auto"/>
        <w:right w:val="none" w:sz="0" w:space="0" w:color="auto"/>
      </w:divBdr>
    </w:div>
    <w:div w:id="760376248">
      <w:bodyDiv w:val="1"/>
      <w:marLeft w:val="0"/>
      <w:marRight w:val="0"/>
      <w:marTop w:val="0"/>
      <w:marBottom w:val="0"/>
      <w:divBdr>
        <w:top w:val="none" w:sz="0" w:space="0" w:color="auto"/>
        <w:left w:val="none" w:sz="0" w:space="0" w:color="auto"/>
        <w:bottom w:val="none" w:sz="0" w:space="0" w:color="auto"/>
        <w:right w:val="none" w:sz="0" w:space="0" w:color="auto"/>
      </w:divBdr>
    </w:div>
    <w:div w:id="760881031">
      <w:bodyDiv w:val="1"/>
      <w:marLeft w:val="0"/>
      <w:marRight w:val="0"/>
      <w:marTop w:val="0"/>
      <w:marBottom w:val="0"/>
      <w:divBdr>
        <w:top w:val="none" w:sz="0" w:space="0" w:color="auto"/>
        <w:left w:val="none" w:sz="0" w:space="0" w:color="auto"/>
        <w:bottom w:val="none" w:sz="0" w:space="0" w:color="auto"/>
        <w:right w:val="none" w:sz="0" w:space="0" w:color="auto"/>
      </w:divBdr>
    </w:div>
    <w:div w:id="766123625">
      <w:bodyDiv w:val="1"/>
      <w:marLeft w:val="0"/>
      <w:marRight w:val="0"/>
      <w:marTop w:val="0"/>
      <w:marBottom w:val="0"/>
      <w:divBdr>
        <w:top w:val="none" w:sz="0" w:space="0" w:color="auto"/>
        <w:left w:val="none" w:sz="0" w:space="0" w:color="auto"/>
        <w:bottom w:val="none" w:sz="0" w:space="0" w:color="auto"/>
        <w:right w:val="none" w:sz="0" w:space="0" w:color="auto"/>
      </w:divBdr>
    </w:div>
    <w:div w:id="769206184">
      <w:bodyDiv w:val="1"/>
      <w:marLeft w:val="0"/>
      <w:marRight w:val="0"/>
      <w:marTop w:val="0"/>
      <w:marBottom w:val="0"/>
      <w:divBdr>
        <w:top w:val="none" w:sz="0" w:space="0" w:color="auto"/>
        <w:left w:val="none" w:sz="0" w:space="0" w:color="auto"/>
        <w:bottom w:val="none" w:sz="0" w:space="0" w:color="auto"/>
        <w:right w:val="none" w:sz="0" w:space="0" w:color="auto"/>
      </w:divBdr>
    </w:div>
    <w:div w:id="770441251">
      <w:bodyDiv w:val="1"/>
      <w:marLeft w:val="0"/>
      <w:marRight w:val="0"/>
      <w:marTop w:val="0"/>
      <w:marBottom w:val="0"/>
      <w:divBdr>
        <w:top w:val="none" w:sz="0" w:space="0" w:color="auto"/>
        <w:left w:val="none" w:sz="0" w:space="0" w:color="auto"/>
        <w:bottom w:val="none" w:sz="0" w:space="0" w:color="auto"/>
        <w:right w:val="none" w:sz="0" w:space="0" w:color="auto"/>
      </w:divBdr>
    </w:div>
    <w:div w:id="771509539">
      <w:bodyDiv w:val="1"/>
      <w:marLeft w:val="0"/>
      <w:marRight w:val="0"/>
      <w:marTop w:val="0"/>
      <w:marBottom w:val="0"/>
      <w:divBdr>
        <w:top w:val="none" w:sz="0" w:space="0" w:color="auto"/>
        <w:left w:val="none" w:sz="0" w:space="0" w:color="auto"/>
        <w:bottom w:val="none" w:sz="0" w:space="0" w:color="auto"/>
        <w:right w:val="none" w:sz="0" w:space="0" w:color="auto"/>
      </w:divBdr>
    </w:div>
    <w:div w:id="771976021">
      <w:bodyDiv w:val="1"/>
      <w:marLeft w:val="0"/>
      <w:marRight w:val="0"/>
      <w:marTop w:val="0"/>
      <w:marBottom w:val="0"/>
      <w:divBdr>
        <w:top w:val="none" w:sz="0" w:space="0" w:color="auto"/>
        <w:left w:val="none" w:sz="0" w:space="0" w:color="auto"/>
        <w:bottom w:val="none" w:sz="0" w:space="0" w:color="auto"/>
        <w:right w:val="none" w:sz="0" w:space="0" w:color="auto"/>
      </w:divBdr>
    </w:div>
    <w:div w:id="773133036">
      <w:bodyDiv w:val="1"/>
      <w:marLeft w:val="0"/>
      <w:marRight w:val="0"/>
      <w:marTop w:val="0"/>
      <w:marBottom w:val="0"/>
      <w:divBdr>
        <w:top w:val="none" w:sz="0" w:space="0" w:color="auto"/>
        <w:left w:val="none" w:sz="0" w:space="0" w:color="auto"/>
        <w:bottom w:val="none" w:sz="0" w:space="0" w:color="auto"/>
        <w:right w:val="none" w:sz="0" w:space="0" w:color="auto"/>
      </w:divBdr>
    </w:div>
    <w:div w:id="777288236">
      <w:bodyDiv w:val="1"/>
      <w:marLeft w:val="0"/>
      <w:marRight w:val="0"/>
      <w:marTop w:val="0"/>
      <w:marBottom w:val="0"/>
      <w:divBdr>
        <w:top w:val="none" w:sz="0" w:space="0" w:color="auto"/>
        <w:left w:val="none" w:sz="0" w:space="0" w:color="auto"/>
        <w:bottom w:val="none" w:sz="0" w:space="0" w:color="auto"/>
        <w:right w:val="none" w:sz="0" w:space="0" w:color="auto"/>
      </w:divBdr>
    </w:div>
    <w:div w:id="777480723">
      <w:bodyDiv w:val="1"/>
      <w:marLeft w:val="0"/>
      <w:marRight w:val="0"/>
      <w:marTop w:val="0"/>
      <w:marBottom w:val="0"/>
      <w:divBdr>
        <w:top w:val="none" w:sz="0" w:space="0" w:color="auto"/>
        <w:left w:val="none" w:sz="0" w:space="0" w:color="auto"/>
        <w:bottom w:val="none" w:sz="0" w:space="0" w:color="auto"/>
        <w:right w:val="none" w:sz="0" w:space="0" w:color="auto"/>
      </w:divBdr>
    </w:div>
    <w:div w:id="779033966">
      <w:bodyDiv w:val="1"/>
      <w:marLeft w:val="0"/>
      <w:marRight w:val="0"/>
      <w:marTop w:val="0"/>
      <w:marBottom w:val="0"/>
      <w:divBdr>
        <w:top w:val="none" w:sz="0" w:space="0" w:color="auto"/>
        <w:left w:val="none" w:sz="0" w:space="0" w:color="auto"/>
        <w:bottom w:val="none" w:sz="0" w:space="0" w:color="auto"/>
        <w:right w:val="none" w:sz="0" w:space="0" w:color="auto"/>
      </w:divBdr>
    </w:div>
    <w:div w:id="779958197">
      <w:bodyDiv w:val="1"/>
      <w:marLeft w:val="0"/>
      <w:marRight w:val="0"/>
      <w:marTop w:val="0"/>
      <w:marBottom w:val="0"/>
      <w:divBdr>
        <w:top w:val="none" w:sz="0" w:space="0" w:color="auto"/>
        <w:left w:val="none" w:sz="0" w:space="0" w:color="auto"/>
        <w:bottom w:val="none" w:sz="0" w:space="0" w:color="auto"/>
        <w:right w:val="none" w:sz="0" w:space="0" w:color="auto"/>
      </w:divBdr>
    </w:div>
    <w:div w:id="785975881">
      <w:bodyDiv w:val="1"/>
      <w:marLeft w:val="0"/>
      <w:marRight w:val="0"/>
      <w:marTop w:val="0"/>
      <w:marBottom w:val="0"/>
      <w:divBdr>
        <w:top w:val="none" w:sz="0" w:space="0" w:color="auto"/>
        <w:left w:val="none" w:sz="0" w:space="0" w:color="auto"/>
        <w:bottom w:val="none" w:sz="0" w:space="0" w:color="auto"/>
        <w:right w:val="none" w:sz="0" w:space="0" w:color="auto"/>
      </w:divBdr>
    </w:div>
    <w:div w:id="786242158">
      <w:bodyDiv w:val="1"/>
      <w:marLeft w:val="0"/>
      <w:marRight w:val="0"/>
      <w:marTop w:val="0"/>
      <w:marBottom w:val="0"/>
      <w:divBdr>
        <w:top w:val="none" w:sz="0" w:space="0" w:color="auto"/>
        <w:left w:val="none" w:sz="0" w:space="0" w:color="auto"/>
        <w:bottom w:val="none" w:sz="0" w:space="0" w:color="auto"/>
        <w:right w:val="none" w:sz="0" w:space="0" w:color="auto"/>
      </w:divBdr>
    </w:div>
    <w:div w:id="786434158">
      <w:bodyDiv w:val="1"/>
      <w:marLeft w:val="0"/>
      <w:marRight w:val="0"/>
      <w:marTop w:val="0"/>
      <w:marBottom w:val="0"/>
      <w:divBdr>
        <w:top w:val="none" w:sz="0" w:space="0" w:color="auto"/>
        <w:left w:val="none" w:sz="0" w:space="0" w:color="auto"/>
        <w:bottom w:val="none" w:sz="0" w:space="0" w:color="auto"/>
        <w:right w:val="none" w:sz="0" w:space="0" w:color="auto"/>
      </w:divBdr>
    </w:div>
    <w:div w:id="786629923">
      <w:bodyDiv w:val="1"/>
      <w:marLeft w:val="0"/>
      <w:marRight w:val="0"/>
      <w:marTop w:val="0"/>
      <w:marBottom w:val="0"/>
      <w:divBdr>
        <w:top w:val="none" w:sz="0" w:space="0" w:color="auto"/>
        <w:left w:val="none" w:sz="0" w:space="0" w:color="auto"/>
        <w:bottom w:val="none" w:sz="0" w:space="0" w:color="auto"/>
        <w:right w:val="none" w:sz="0" w:space="0" w:color="auto"/>
      </w:divBdr>
    </w:div>
    <w:div w:id="788744883">
      <w:bodyDiv w:val="1"/>
      <w:marLeft w:val="0"/>
      <w:marRight w:val="0"/>
      <w:marTop w:val="0"/>
      <w:marBottom w:val="0"/>
      <w:divBdr>
        <w:top w:val="none" w:sz="0" w:space="0" w:color="auto"/>
        <w:left w:val="none" w:sz="0" w:space="0" w:color="auto"/>
        <w:bottom w:val="none" w:sz="0" w:space="0" w:color="auto"/>
        <w:right w:val="none" w:sz="0" w:space="0" w:color="auto"/>
      </w:divBdr>
    </w:div>
    <w:div w:id="789662282">
      <w:bodyDiv w:val="1"/>
      <w:marLeft w:val="0"/>
      <w:marRight w:val="0"/>
      <w:marTop w:val="0"/>
      <w:marBottom w:val="0"/>
      <w:divBdr>
        <w:top w:val="none" w:sz="0" w:space="0" w:color="auto"/>
        <w:left w:val="none" w:sz="0" w:space="0" w:color="auto"/>
        <w:bottom w:val="none" w:sz="0" w:space="0" w:color="auto"/>
        <w:right w:val="none" w:sz="0" w:space="0" w:color="auto"/>
      </w:divBdr>
    </w:div>
    <w:div w:id="790055578">
      <w:bodyDiv w:val="1"/>
      <w:marLeft w:val="0"/>
      <w:marRight w:val="0"/>
      <w:marTop w:val="0"/>
      <w:marBottom w:val="0"/>
      <w:divBdr>
        <w:top w:val="none" w:sz="0" w:space="0" w:color="auto"/>
        <w:left w:val="none" w:sz="0" w:space="0" w:color="auto"/>
        <w:bottom w:val="none" w:sz="0" w:space="0" w:color="auto"/>
        <w:right w:val="none" w:sz="0" w:space="0" w:color="auto"/>
      </w:divBdr>
    </w:div>
    <w:div w:id="791941904">
      <w:bodyDiv w:val="1"/>
      <w:marLeft w:val="0"/>
      <w:marRight w:val="0"/>
      <w:marTop w:val="0"/>
      <w:marBottom w:val="0"/>
      <w:divBdr>
        <w:top w:val="none" w:sz="0" w:space="0" w:color="auto"/>
        <w:left w:val="none" w:sz="0" w:space="0" w:color="auto"/>
        <w:bottom w:val="none" w:sz="0" w:space="0" w:color="auto"/>
        <w:right w:val="none" w:sz="0" w:space="0" w:color="auto"/>
      </w:divBdr>
    </w:div>
    <w:div w:id="792330867">
      <w:bodyDiv w:val="1"/>
      <w:marLeft w:val="0"/>
      <w:marRight w:val="0"/>
      <w:marTop w:val="0"/>
      <w:marBottom w:val="0"/>
      <w:divBdr>
        <w:top w:val="none" w:sz="0" w:space="0" w:color="auto"/>
        <w:left w:val="none" w:sz="0" w:space="0" w:color="auto"/>
        <w:bottom w:val="none" w:sz="0" w:space="0" w:color="auto"/>
        <w:right w:val="none" w:sz="0" w:space="0" w:color="auto"/>
      </w:divBdr>
    </w:div>
    <w:div w:id="792485668">
      <w:bodyDiv w:val="1"/>
      <w:marLeft w:val="0"/>
      <w:marRight w:val="0"/>
      <w:marTop w:val="0"/>
      <w:marBottom w:val="0"/>
      <w:divBdr>
        <w:top w:val="none" w:sz="0" w:space="0" w:color="auto"/>
        <w:left w:val="none" w:sz="0" w:space="0" w:color="auto"/>
        <w:bottom w:val="none" w:sz="0" w:space="0" w:color="auto"/>
        <w:right w:val="none" w:sz="0" w:space="0" w:color="auto"/>
      </w:divBdr>
    </w:div>
    <w:div w:id="793334264">
      <w:bodyDiv w:val="1"/>
      <w:marLeft w:val="0"/>
      <w:marRight w:val="0"/>
      <w:marTop w:val="0"/>
      <w:marBottom w:val="0"/>
      <w:divBdr>
        <w:top w:val="none" w:sz="0" w:space="0" w:color="auto"/>
        <w:left w:val="none" w:sz="0" w:space="0" w:color="auto"/>
        <w:bottom w:val="none" w:sz="0" w:space="0" w:color="auto"/>
        <w:right w:val="none" w:sz="0" w:space="0" w:color="auto"/>
      </w:divBdr>
    </w:div>
    <w:div w:id="799416939">
      <w:bodyDiv w:val="1"/>
      <w:marLeft w:val="0"/>
      <w:marRight w:val="0"/>
      <w:marTop w:val="0"/>
      <w:marBottom w:val="0"/>
      <w:divBdr>
        <w:top w:val="none" w:sz="0" w:space="0" w:color="auto"/>
        <w:left w:val="none" w:sz="0" w:space="0" w:color="auto"/>
        <w:bottom w:val="none" w:sz="0" w:space="0" w:color="auto"/>
        <w:right w:val="none" w:sz="0" w:space="0" w:color="auto"/>
      </w:divBdr>
    </w:div>
    <w:div w:id="803622864">
      <w:bodyDiv w:val="1"/>
      <w:marLeft w:val="0"/>
      <w:marRight w:val="0"/>
      <w:marTop w:val="0"/>
      <w:marBottom w:val="0"/>
      <w:divBdr>
        <w:top w:val="none" w:sz="0" w:space="0" w:color="auto"/>
        <w:left w:val="none" w:sz="0" w:space="0" w:color="auto"/>
        <w:bottom w:val="none" w:sz="0" w:space="0" w:color="auto"/>
        <w:right w:val="none" w:sz="0" w:space="0" w:color="auto"/>
      </w:divBdr>
    </w:div>
    <w:div w:id="812719914">
      <w:bodyDiv w:val="1"/>
      <w:marLeft w:val="0"/>
      <w:marRight w:val="0"/>
      <w:marTop w:val="0"/>
      <w:marBottom w:val="0"/>
      <w:divBdr>
        <w:top w:val="none" w:sz="0" w:space="0" w:color="auto"/>
        <w:left w:val="none" w:sz="0" w:space="0" w:color="auto"/>
        <w:bottom w:val="none" w:sz="0" w:space="0" w:color="auto"/>
        <w:right w:val="none" w:sz="0" w:space="0" w:color="auto"/>
      </w:divBdr>
    </w:div>
    <w:div w:id="816189083">
      <w:bodyDiv w:val="1"/>
      <w:marLeft w:val="0"/>
      <w:marRight w:val="0"/>
      <w:marTop w:val="0"/>
      <w:marBottom w:val="0"/>
      <w:divBdr>
        <w:top w:val="none" w:sz="0" w:space="0" w:color="auto"/>
        <w:left w:val="none" w:sz="0" w:space="0" w:color="auto"/>
        <w:bottom w:val="none" w:sz="0" w:space="0" w:color="auto"/>
        <w:right w:val="none" w:sz="0" w:space="0" w:color="auto"/>
      </w:divBdr>
    </w:div>
    <w:div w:id="816529931">
      <w:bodyDiv w:val="1"/>
      <w:marLeft w:val="0"/>
      <w:marRight w:val="0"/>
      <w:marTop w:val="0"/>
      <w:marBottom w:val="0"/>
      <w:divBdr>
        <w:top w:val="none" w:sz="0" w:space="0" w:color="auto"/>
        <w:left w:val="none" w:sz="0" w:space="0" w:color="auto"/>
        <w:bottom w:val="none" w:sz="0" w:space="0" w:color="auto"/>
        <w:right w:val="none" w:sz="0" w:space="0" w:color="auto"/>
      </w:divBdr>
    </w:div>
    <w:div w:id="816533076">
      <w:bodyDiv w:val="1"/>
      <w:marLeft w:val="0"/>
      <w:marRight w:val="0"/>
      <w:marTop w:val="0"/>
      <w:marBottom w:val="0"/>
      <w:divBdr>
        <w:top w:val="none" w:sz="0" w:space="0" w:color="auto"/>
        <w:left w:val="none" w:sz="0" w:space="0" w:color="auto"/>
        <w:bottom w:val="none" w:sz="0" w:space="0" w:color="auto"/>
        <w:right w:val="none" w:sz="0" w:space="0" w:color="auto"/>
      </w:divBdr>
    </w:div>
    <w:div w:id="817914386">
      <w:bodyDiv w:val="1"/>
      <w:marLeft w:val="0"/>
      <w:marRight w:val="0"/>
      <w:marTop w:val="0"/>
      <w:marBottom w:val="0"/>
      <w:divBdr>
        <w:top w:val="none" w:sz="0" w:space="0" w:color="auto"/>
        <w:left w:val="none" w:sz="0" w:space="0" w:color="auto"/>
        <w:bottom w:val="none" w:sz="0" w:space="0" w:color="auto"/>
        <w:right w:val="none" w:sz="0" w:space="0" w:color="auto"/>
      </w:divBdr>
    </w:div>
    <w:div w:id="818691797">
      <w:bodyDiv w:val="1"/>
      <w:marLeft w:val="0"/>
      <w:marRight w:val="0"/>
      <w:marTop w:val="0"/>
      <w:marBottom w:val="0"/>
      <w:divBdr>
        <w:top w:val="none" w:sz="0" w:space="0" w:color="auto"/>
        <w:left w:val="none" w:sz="0" w:space="0" w:color="auto"/>
        <w:bottom w:val="none" w:sz="0" w:space="0" w:color="auto"/>
        <w:right w:val="none" w:sz="0" w:space="0" w:color="auto"/>
      </w:divBdr>
    </w:div>
    <w:div w:id="819731444">
      <w:bodyDiv w:val="1"/>
      <w:marLeft w:val="0"/>
      <w:marRight w:val="0"/>
      <w:marTop w:val="0"/>
      <w:marBottom w:val="0"/>
      <w:divBdr>
        <w:top w:val="none" w:sz="0" w:space="0" w:color="auto"/>
        <w:left w:val="none" w:sz="0" w:space="0" w:color="auto"/>
        <w:bottom w:val="none" w:sz="0" w:space="0" w:color="auto"/>
        <w:right w:val="none" w:sz="0" w:space="0" w:color="auto"/>
      </w:divBdr>
    </w:div>
    <w:div w:id="820315680">
      <w:bodyDiv w:val="1"/>
      <w:marLeft w:val="0"/>
      <w:marRight w:val="0"/>
      <w:marTop w:val="0"/>
      <w:marBottom w:val="0"/>
      <w:divBdr>
        <w:top w:val="none" w:sz="0" w:space="0" w:color="auto"/>
        <w:left w:val="none" w:sz="0" w:space="0" w:color="auto"/>
        <w:bottom w:val="none" w:sz="0" w:space="0" w:color="auto"/>
        <w:right w:val="none" w:sz="0" w:space="0" w:color="auto"/>
      </w:divBdr>
    </w:div>
    <w:div w:id="820969733">
      <w:bodyDiv w:val="1"/>
      <w:marLeft w:val="0"/>
      <w:marRight w:val="0"/>
      <w:marTop w:val="0"/>
      <w:marBottom w:val="0"/>
      <w:divBdr>
        <w:top w:val="none" w:sz="0" w:space="0" w:color="auto"/>
        <w:left w:val="none" w:sz="0" w:space="0" w:color="auto"/>
        <w:bottom w:val="none" w:sz="0" w:space="0" w:color="auto"/>
        <w:right w:val="none" w:sz="0" w:space="0" w:color="auto"/>
      </w:divBdr>
    </w:div>
    <w:div w:id="821580486">
      <w:bodyDiv w:val="1"/>
      <w:marLeft w:val="0"/>
      <w:marRight w:val="0"/>
      <w:marTop w:val="0"/>
      <w:marBottom w:val="0"/>
      <w:divBdr>
        <w:top w:val="none" w:sz="0" w:space="0" w:color="auto"/>
        <w:left w:val="none" w:sz="0" w:space="0" w:color="auto"/>
        <w:bottom w:val="none" w:sz="0" w:space="0" w:color="auto"/>
        <w:right w:val="none" w:sz="0" w:space="0" w:color="auto"/>
      </w:divBdr>
    </w:div>
    <w:div w:id="822048426">
      <w:bodyDiv w:val="1"/>
      <w:marLeft w:val="0"/>
      <w:marRight w:val="0"/>
      <w:marTop w:val="0"/>
      <w:marBottom w:val="0"/>
      <w:divBdr>
        <w:top w:val="none" w:sz="0" w:space="0" w:color="auto"/>
        <w:left w:val="none" w:sz="0" w:space="0" w:color="auto"/>
        <w:bottom w:val="none" w:sz="0" w:space="0" w:color="auto"/>
        <w:right w:val="none" w:sz="0" w:space="0" w:color="auto"/>
      </w:divBdr>
    </w:div>
    <w:div w:id="825827864">
      <w:bodyDiv w:val="1"/>
      <w:marLeft w:val="0"/>
      <w:marRight w:val="0"/>
      <w:marTop w:val="0"/>
      <w:marBottom w:val="0"/>
      <w:divBdr>
        <w:top w:val="none" w:sz="0" w:space="0" w:color="auto"/>
        <w:left w:val="none" w:sz="0" w:space="0" w:color="auto"/>
        <w:bottom w:val="none" w:sz="0" w:space="0" w:color="auto"/>
        <w:right w:val="none" w:sz="0" w:space="0" w:color="auto"/>
      </w:divBdr>
    </w:div>
    <w:div w:id="826018619">
      <w:bodyDiv w:val="1"/>
      <w:marLeft w:val="0"/>
      <w:marRight w:val="0"/>
      <w:marTop w:val="0"/>
      <w:marBottom w:val="0"/>
      <w:divBdr>
        <w:top w:val="none" w:sz="0" w:space="0" w:color="auto"/>
        <w:left w:val="none" w:sz="0" w:space="0" w:color="auto"/>
        <w:bottom w:val="none" w:sz="0" w:space="0" w:color="auto"/>
        <w:right w:val="none" w:sz="0" w:space="0" w:color="auto"/>
      </w:divBdr>
    </w:div>
    <w:div w:id="830373589">
      <w:bodyDiv w:val="1"/>
      <w:marLeft w:val="0"/>
      <w:marRight w:val="0"/>
      <w:marTop w:val="0"/>
      <w:marBottom w:val="0"/>
      <w:divBdr>
        <w:top w:val="none" w:sz="0" w:space="0" w:color="auto"/>
        <w:left w:val="none" w:sz="0" w:space="0" w:color="auto"/>
        <w:bottom w:val="none" w:sz="0" w:space="0" w:color="auto"/>
        <w:right w:val="none" w:sz="0" w:space="0" w:color="auto"/>
      </w:divBdr>
    </w:div>
    <w:div w:id="830634672">
      <w:bodyDiv w:val="1"/>
      <w:marLeft w:val="0"/>
      <w:marRight w:val="0"/>
      <w:marTop w:val="0"/>
      <w:marBottom w:val="0"/>
      <w:divBdr>
        <w:top w:val="none" w:sz="0" w:space="0" w:color="auto"/>
        <w:left w:val="none" w:sz="0" w:space="0" w:color="auto"/>
        <w:bottom w:val="none" w:sz="0" w:space="0" w:color="auto"/>
        <w:right w:val="none" w:sz="0" w:space="0" w:color="auto"/>
      </w:divBdr>
    </w:div>
    <w:div w:id="830827565">
      <w:bodyDiv w:val="1"/>
      <w:marLeft w:val="0"/>
      <w:marRight w:val="0"/>
      <w:marTop w:val="0"/>
      <w:marBottom w:val="0"/>
      <w:divBdr>
        <w:top w:val="none" w:sz="0" w:space="0" w:color="auto"/>
        <w:left w:val="none" w:sz="0" w:space="0" w:color="auto"/>
        <w:bottom w:val="none" w:sz="0" w:space="0" w:color="auto"/>
        <w:right w:val="none" w:sz="0" w:space="0" w:color="auto"/>
      </w:divBdr>
    </w:div>
    <w:div w:id="831063780">
      <w:bodyDiv w:val="1"/>
      <w:marLeft w:val="0"/>
      <w:marRight w:val="0"/>
      <w:marTop w:val="0"/>
      <w:marBottom w:val="0"/>
      <w:divBdr>
        <w:top w:val="none" w:sz="0" w:space="0" w:color="auto"/>
        <w:left w:val="none" w:sz="0" w:space="0" w:color="auto"/>
        <w:bottom w:val="none" w:sz="0" w:space="0" w:color="auto"/>
        <w:right w:val="none" w:sz="0" w:space="0" w:color="auto"/>
      </w:divBdr>
    </w:div>
    <w:div w:id="832142426">
      <w:bodyDiv w:val="1"/>
      <w:marLeft w:val="0"/>
      <w:marRight w:val="0"/>
      <w:marTop w:val="0"/>
      <w:marBottom w:val="0"/>
      <w:divBdr>
        <w:top w:val="none" w:sz="0" w:space="0" w:color="auto"/>
        <w:left w:val="none" w:sz="0" w:space="0" w:color="auto"/>
        <w:bottom w:val="none" w:sz="0" w:space="0" w:color="auto"/>
        <w:right w:val="none" w:sz="0" w:space="0" w:color="auto"/>
      </w:divBdr>
      <w:divsChild>
        <w:div w:id="367531768">
          <w:marLeft w:val="0"/>
          <w:marRight w:val="0"/>
          <w:marTop w:val="0"/>
          <w:marBottom w:val="0"/>
          <w:divBdr>
            <w:top w:val="none" w:sz="0" w:space="0" w:color="auto"/>
            <w:left w:val="none" w:sz="0" w:space="0" w:color="auto"/>
            <w:bottom w:val="none" w:sz="0" w:space="0" w:color="auto"/>
            <w:right w:val="none" w:sz="0" w:space="0" w:color="auto"/>
          </w:divBdr>
        </w:div>
      </w:divsChild>
    </w:div>
    <w:div w:id="833107777">
      <w:bodyDiv w:val="1"/>
      <w:marLeft w:val="0"/>
      <w:marRight w:val="0"/>
      <w:marTop w:val="0"/>
      <w:marBottom w:val="0"/>
      <w:divBdr>
        <w:top w:val="none" w:sz="0" w:space="0" w:color="auto"/>
        <w:left w:val="none" w:sz="0" w:space="0" w:color="auto"/>
        <w:bottom w:val="none" w:sz="0" w:space="0" w:color="auto"/>
        <w:right w:val="none" w:sz="0" w:space="0" w:color="auto"/>
      </w:divBdr>
    </w:div>
    <w:div w:id="837385926">
      <w:bodyDiv w:val="1"/>
      <w:marLeft w:val="0"/>
      <w:marRight w:val="0"/>
      <w:marTop w:val="0"/>
      <w:marBottom w:val="0"/>
      <w:divBdr>
        <w:top w:val="none" w:sz="0" w:space="0" w:color="auto"/>
        <w:left w:val="none" w:sz="0" w:space="0" w:color="auto"/>
        <w:bottom w:val="none" w:sz="0" w:space="0" w:color="auto"/>
        <w:right w:val="none" w:sz="0" w:space="0" w:color="auto"/>
      </w:divBdr>
    </w:div>
    <w:div w:id="837812818">
      <w:bodyDiv w:val="1"/>
      <w:marLeft w:val="0"/>
      <w:marRight w:val="0"/>
      <w:marTop w:val="0"/>
      <w:marBottom w:val="0"/>
      <w:divBdr>
        <w:top w:val="none" w:sz="0" w:space="0" w:color="auto"/>
        <w:left w:val="none" w:sz="0" w:space="0" w:color="auto"/>
        <w:bottom w:val="none" w:sz="0" w:space="0" w:color="auto"/>
        <w:right w:val="none" w:sz="0" w:space="0" w:color="auto"/>
      </w:divBdr>
    </w:div>
    <w:div w:id="838694314">
      <w:bodyDiv w:val="1"/>
      <w:marLeft w:val="0"/>
      <w:marRight w:val="0"/>
      <w:marTop w:val="0"/>
      <w:marBottom w:val="0"/>
      <w:divBdr>
        <w:top w:val="none" w:sz="0" w:space="0" w:color="auto"/>
        <w:left w:val="none" w:sz="0" w:space="0" w:color="auto"/>
        <w:bottom w:val="none" w:sz="0" w:space="0" w:color="auto"/>
        <w:right w:val="none" w:sz="0" w:space="0" w:color="auto"/>
      </w:divBdr>
    </w:div>
    <w:div w:id="851258284">
      <w:bodyDiv w:val="1"/>
      <w:marLeft w:val="0"/>
      <w:marRight w:val="0"/>
      <w:marTop w:val="0"/>
      <w:marBottom w:val="0"/>
      <w:divBdr>
        <w:top w:val="none" w:sz="0" w:space="0" w:color="auto"/>
        <w:left w:val="none" w:sz="0" w:space="0" w:color="auto"/>
        <w:bottom w:val="none" w:sz="0" w:space="0" w:color="auto"/>
        <w:right w:val="none" w:sz="0" w:space="0" w:color="auto"/>
      </w:divBdr>
    </w:div>
    <w:div w:id="851457919">
      <w:bodyDiv w:val="1"/>
      <w:marLeft w:val="0"/>
      <w:marRight w:val="0"/>
      <w:marTop w:val="0"/>
      <w:marBottom w:val="0"/>
      <w:divBdr>
        <w:top w:val="none" w:sz="0" w:space="0" w:color="auto"/>
        <w:left w:val="none" w:sz="0" w:space="0" w:color="auto"/>
        <w:bottom w:val="none" w:sz="0" w:space="0" w:color="auto"/>
        <w:right w:val="none" w:sz="0" w:space="0" w:color="auto"/>
      </w:divBdr>
    </w:div>
    <w:div w:id="854803559">
      <w:bodyDiv w:val="1"/>
      <w:marLeft w:val="0"/>
      <w:marRight w:val="0"/>
      <w:marTop w:val="0"/>
      <w:marBottom w:val="0"/>
      <w:divBdr>
        <w:top w:val="none" w:sz="0" w:space="0" w:color="auto"/>
        <w:left w:val="none" w:sz="0" w:space="0" w:color="auto"/>
        <w:bottom w:val="none" w:sz="0" w:space="0" w:color="auto"/>
        <w:right w:val="none" w:sz="0" w:space="0" w:color="auto"/>
      </w:divBdr>
    </w:div>
    <w:div w:id="857353076">
      <w:bodyDiv w:val="1"/>
      <w:marLeft w:val="0"/>
      <w:marRight w:val="0"/>
      <w:marTop w:val="0"/>
      <w:marBottom w:val="0"/>
      <w:divBdr>
        <w:top w:val="none" w:sz="0" w:space="0" w:color="auto"/>
        <w:left w:val="none" w:sz="0" w:space="0" w:color="auto"/>
        <w:bottom w:val="none" w:sz="0" w:space="0" w:color="auto"/>
        <w:right w:val="none" w:sz="0" w:space="0" w:color="auto"/>
      </w:divBdr>
    </w:div>
    <w:div w:id="857740741">
      <w:bodyDiv w:val="1"/>
      <w:marLeft w:val="0"/>
      <w:marRight w:val="0"/>
      <w:marTop w:val="0"/>
      <w:marBottom w:val="0"/>
      <w:divBdr>
        <w:top w:val="none" w:sz="0" w:space="0" w:color="auto"/>
        <w:left w:val="none" w:sz="0" w:space="0" w:color="auto"/>
        <w:bottom w:val="none" w:sz="0" w:space="0" w:color="auto"/>
        <w:right w:val="none" w:sz="0" w:space="0" w:color="auto"/>
      </w:divBdr>
    </w:div>
    <w:div w:id="859778196">
      <w:bodyDiv w:val="1"/>
      <w:marLeft w:val="0"/>
      <w:marRight w:val="0"/>
      <w:marTop w:val="0"/>
      <w:marBottom w:val="0"/>
      <w:divBdr>
        <w:top w:val="none" w:sz="0" w:space="0" w:color="auto"/>
        <w:left w:val="none" w:sz="0" w:space="0" w:color="auto"/>
        <w:bottom w:val="none" w:sz="0" w:space="0" w:color="auto"/>
        <w:right w:val="none" w:sz="0" w:space="0" w:color="auto"/>
      </w:divBdr>
    </w:div>
    <w:div w:id="862016602">
      <w:bodyDiv w:val="1"/>
      <w:marLeft w:val="0"/>
      <w:marRight w:val="0"/>
      <w:marTop w:val="0"/>
      <w:marBottom w:val="0"/>
      <w:divBdr>
        <w:top w:val="none" w:sz="0" w:space="0" w:color="auto"/>
        <w:left w:val="none" w:sz="0" w:space="0" w:color="auto"/>
        <w:bottom w:val="none" w:sz="0" w:space="0" w:color="auto"/>
        <w:right w:val="none" w:sz="0" w:space="0" w:color="auto"/>
      </w:divBdr>
    </w:div>
    <w:div w:id="862520414">
      <w:bodyDiv w:val="1"/>
      <w:marLeft w:val="0"/>
      <w:marRight w:val="0"/>
      <w:marTop w:val="0"/>
      <w:marBottom w:val="0"/>
      <w:divBdr>
        <w:top w:val="none" w:sz="0" w:space="0" w:color="auto"/>
        <w:left w:val="none" w:sz="0" w:space="0" w:color="auto"/>
        <w:bottom w:val="none" w:sz="0" w:space="0" w:color="auto"/>
        <w:right w:val="none" w:sz="0" w:space="0" w:color="auto"/>
      </w:divBdr>
    </w:div>
    <w:div w:id="862673034">
      <w:bodyDiv w:val="1"/>
      <w:marLeft w:val="0"/>
      <w:marRight w:val="0"/>
      <w:marTop w:val="0"/>
      <w:marBottom w:val="0"/>
      <w:divBdr>
        <w:top w:val="none" w:sz="0" w:space="0" w:color="auto"/>
        <w:left w:val="none" w:sz="0" w:space="0" w:color="auto"/>
        <w:bottom w:val="none" w:sz="0" w:space="0" w:color="auto"/>
        <w:right w:val="none" w:sz="0" w:space="0" w:color="auto"/>
      </w:divBdr>
    </w:div>
    <w:div w:id="862862840">
      <w:bodyDiv w:val="1"/>
      <w:marLeft w:val="0"/>
      <w:marRight w:val="0"/>
      <w:marTop w:val="0"/>
      <w:marBottom w:val="0"/>
      <w:divBdr>
        <w:top w:val="none" w:sz="0" w:space="0" w:color="auto"/>
        <w:left w:val="none" w:sz="0" w:space="0" w:color="auto"/>
        <w:bottom w:val="none" w:sz="0" w:space="0" w:color="auto"/>
        <w:right w:val="none" w:sz="0" w:space="0" w:color="auto"/>
      </w:divBdr>
    </w:div>
    <w:div w:id="862934479">
      <w:bodyDiv w:val="1"/>
      <w:marLeft w:val="0"/>
      <w:marRight w:val="0"/>
      <w:marTop w:val="0"/>
      <w:marBottom w:val="0"/>
      <w:divBdr>
        <w:top w:val="none" w:sz="0" w:space="0" w:color="auto"/>
        <w:left w:val="none" w:sz="0" w:space="0" w:color="auto"/>
        <w:bottom w:val="none" w:sz="0" w:space="0" w:color="auto"/>
        <w:right w:val="none" w:sz="0" w:space="0" w:color="auto"/>
      </w:divBdr>
    </w:div>
    <w:div w:id="863711294">
      <w:bodyDiv w:val="1"/>
      <w:marLeft w:val="0"/>
      <w:marRight w:val="0"/>
      <w:marTop w:val="0"/>
      <w:marBottom w:val="0"/>
      <w:divBdr>
        <w:top w:val="none" w:sz="0" w:space="0" w:color="auto"/>
        <w:left w:val="none" w:sz="0" w:space="0" w:color="auto"/>
        <w:bottom w:val="none" w:sz="0" w:space="0" w:color="auto"/>
        <w:right w:val="none" w:sz="0" w:space="0" w:color="auto"/>
      </w:divBdr>
    </w:div>
    <w:div w:id="864176856">
      <w:bodyDiv w:val="1"/>
      <w:marLeft w:val="0"/>
      <w:marRight w:val="0"/>
      <w:marTop w:val="0"/>
      <w:marBottom w:val="0"/>
      <w:divBdr>
        <w:top w:val="none" w:sz="0" w:space="0" w:color="auto"/>
        <w:left w:val="none" w:sz="0" w:space="0" w:color="auto"/>
        <w:bottom w:val="none" w:sz="0" w:space="0" w:color="auto"/>
        <w:right w:val="none" w:sz="0" w:space="0" w:color="auto"/>
      </w:divBdr>
    </w:div>
    <w:div w:id="865600683">
      <w:bodyDiv w:val="1"/>
      <w:marLeft w:val="0"/>
      <w:marRight w:val="0"/>
      <w:marTop w:val="0"/>
      <w:marBottom w:val="0"/>
      <w:divBdr>
        <w:top w:val="none" w:sz="0" w:space="0" w:color="auto"/>
        <w:left w:val="none" w:sz="0" w:space="0" w:color="auto"/>
        <w:bottom w:val="none" w:sz="0" w:space="0" w:color="auto"/>
        <w:right w:val="none" w:sz="0" w:space="0" w:color="auto"/>
      </w:divBdr>
    </w:div>
    <w:div w:id="866988523">
      <w:bodyDiv w:val="1"/>
      <w:marLeft w:val="0"/>
      <w:marRight w:val="0"/>
      <w:marTop w:val="0"/>
      <w:marBottom w:val="0"/>
      <w:divBdr>
        <w:top w:val="none" w:sz="0" w:space="0" w:color="auto"/>
        <w:left w:val="none" w:sz="0" w:space="0" w:color="auto"/>
        <w:bottom w:val="none" w:sz="0" w:space="0" w:color="auto"/>
        <w:right w:val="none" w:sz="0" w:space="0" w:color="auto"/>
      </w:divBdr>
    </w:div>
    <w:div w:id="870728184">
      <w:bodyDiv w:val="1"/>
      <w:marLeft w:val="0"/>
      <w:marRight w:val="0"/>
      <w:marTop w:val="0"/>
      <w:marBottom w:val="0"/>
      <w:divBdr>
        <w:top w:val="none" w:sz="0" w:space="0" w:color="auto"/>
        <w:left w:val="none" w:sz="0" w:space="0" w:color="auto"/>
        <w:bottom w:val="none" w:sz="0" w:space="0" w:color="auto"/>
        <w:right w:val="none" w:sz="0" w:space="0" w:color="auto"/>
      </w:divBdr>
      <w:divsChild>
        <w:div w:id="1144783476">
          <w:marLeft w:val="0"/>
          <w:marRight w:val="0"/>
          <w:marTop w:val="0"/>
          <w:marBottom w:val="0"/>
          <w:divBdr>
            <w:top w:val="none" w:sz="0" w:space="0" w:color="auto"/>
            <w:left w:val="none" w:sz="0" w:space="0" w:color="auto"/>
            <w:bottom w:val="none" w:sz="0" w:space="0" w:color="auto"/>
            <w:right w:val="none" w:sz="0" w:space="0" w:color="auto"/>
          </w:divBdr>
          <w:divsChild>
            <w:div w:id="1706757363">
              <w:marLeft w:val="0"/>
              <w:marRight w:val="0"/>
              <w:marTop w:val="0"/>
              <w:marBottom w:val="0"/>
              <w:divBdr>
                <w:top w:val="none" w:sz="0" w:space="0" w:color="auto"/>
                <w:left w:val="none" w:sz="0" w:space="0" w:color="auto"/>
                <w:bottom w:val="none" w:sz="0" w:space="0" w:color="auto"/>
                <w:right w:val="none" w:sz="0" w:space="0" w:color="auto"/>
              </w:divBdr>
              <w:divsChild>
                <w:div w:id="129112724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961163">
      <w:bodyDiv w:val="1"/>
      <w:marLeft w:val="0"/>
      <w:marRight w:val="0"/>
      <w:marTop w:val="0"/>
      <w:marBottom w:val="0"/>
      <w:divBdr>
        <w:top w:val="none" w:sz="0" w:space="0" w:color="auto"/>
        <w:left w:val="none" w:sz="0" w:space="0" w:color="auto"/>
        <w:bottom w:val="none" w:sz="0" w:space="0" w:color="auto"/>
        <w:right w:val="none" w:sz="0" w:space="0" w:color="auto"/>
      </w:divBdr>
    </w:div>
    <w:div w:id="874733281">
      <w:bodyDiv w:val="1"/>
      <w:marLeft w:val="0"/>
      <w:marRight w:val="0"/>
      <w:marTop w:val="0"/>
      <w:marBottom w:val="0"/>
      <w:divBdr>
        <w:top w:val="none" w:sz="0" w:space="0" w:color="auto"/>
        <w:left w:val="none" w:sz="0" w:space="0" w:color="auto"/>
        <w:bottom w:val="none" w:sz="0" w:space="0" w:color="auto"/>
        <w:right w:val="none" w:sz="0" w:space="0" w:color="auto"/>
      </w:divBdr>
    </w:div>
    <w:div w:id="875847865">
      <w:bodyDiv w:val="1"/>
      <w:marLeft w:val="0"/>
      <w:marRight w:val="0"/>
      <w:marTop w:val="0"/>
      <w:marBottom w:val="0"/>
      <w:divBdr>
        <w:top w:val="none" w:sz="0" w:space="0" w:color="auto"/>
        <w:left w:val="none" w:sz="0" w:space="0" w:color="auto"/>
        <w:bottom w:val="none" w:sz="0" w:space="0" w:color="auto"/>
        <w:right w:val="none" w:sz="0" w:space="0" w:color="auto"/>
      </w:divBdr>
    </w:div>
    <w:div w:id="878204201">
      <w:bodyDiv w:val="1"/>
      <w:marLeft w:val="0"/>
      <w:marRight w:val="0"/>
      <w:marTop w:val="0"/>
      <w:marBottom w:val="0"/>
      <w:divBdr>
        <w:top w:val="none" w:sz="0" w:space="0" w:color="auto"/>
        <w:left w:val="none" w:sz="0" w:space="0" w:color="auto"/>
        <w:bottom w:val="none" w:sz="0" w:space="0" w:color="auto"/>
        <w:right w:val="none" w:sz="0" w:space="0" w:color="auto"/>
      </w:divBdr>
    </w:div>
    <w:div w:id="881862799">
      <w:bodyDiv w:val="1"/>
      <w:marLeft w:val="0"/>
      <w:marRight w:val="0"/>
      <w:marTop w:val="0"/>
      <w:marBottom w:val="0"/>
      <w:divBdr>
        <w:top w:val="none" w:sz="0" w:space="0" w:color="auto"/>
        <w:left w:val="none" w:sz="0" w:space="0" w:color="auto"/>
        <w:bottom w:val="none" w:sz="0" w:space="0" w:color="auto"/>
        <w:right w:val="none" w:sz="0" w:space="0" w:color="auto"/>
      </w:divBdr>
    </w:div>
    <w:div w:id="885331157">
      <w:bodyDiv w:val="1"/>
      <w:marLeft w:val="0"/>
      <w:marRight w:val="0"/>
      <w:marTop w:val="0"/>
      <w:marBottom w:val="0"/>
      <w:divBdr>
        <w:top w:val="none" w:sz="0" w:space="0" w:color="auto"/>
        <w:left w:val="none" w:sz="0" w:space="0" w:color="auto"/>
        <w:bottom w:val="none" w:sz="0" w:space="0" w:color="auto"/>
        <w:right w:val="none" w:sz="0" w:space="0" w:color="auto"/>
      </w:divBdr>
    </w:div>
    <w:div w:id="885798795">
      <w:bodyDiv w:val="1"/>
      <w:marLeft w:val="0"/>
      <w:marRight w:val="0"/>
      <w:marTop w:val="0"/>
      <w:marBottom w:val="0"/>
      <w:divBdr>
        <w:top w:val="none" w:sz="0" w:space="0" w:color="auto"/>
        <w:left w:val="none" w:sz="0" w:space="0" w:color="auto"/>
        <w:bottom w:val="none" w:sz="0" w:space="0" w:color="auto"/>
        <w:right w:val="none" w:sz="0" w:space="0" w:color="auto"/>
      </w:divBdr>
    </w:div>
    <w:div w:id="887036333">
      <w:bodyDiv w:val="1"/>
      <w:marLeft w:val="0"/>
      <w:marRight w:val="0"/>
      <w:marTop w:val="0"/>
      <w:marBottom w:val="0"/>
      <w:divBdr>
        <w:top w:val="none" w:sz="0" w:space="0" w:color="auto"/>
        <w:left w:val="none" w:sz="0" w:space="0" w:color="auto"/>
        <w:bottom w:val="none" w:sz="0" w:space="0" w:color="auto"/>
        <w:right w:val="none" w:sz="0" w:space="0" w:color="auto"/>
      </w:divBdr>
    </w:div>
    <w:div w:id="888227938">
      <w:bodyDiv w:val="1"/>
      <w:marLeft w:val="0"/>
      <w:marRight w:val="0"/>
      <w:marTop w:val="0"/>
      <w:marBottom w:val="0"/>
      <w:divBdr>
        <w:top w:val="none" w:sz="0" w:space="0" w:color="auto"/>
        <w:left w:val="none" w:sz="0" w:space="0" w:color="auto"/>
        <w:bottom w:val="none" w:sz="0" w:space="0" w:color="auto"/>
        <w:right w:val="none" w:sz="0" w:space="0" w:color="auto"/>
      </w:divBdr>
    </w:div>
    <w:div w:id="890848571">
      <w:bodyDiv w:val="1"/>
      <w:marLeft w:val="0"/>
      <w:marRight w:val="0"/>
      <w:marTop w:val="0"/>
      <w:marBottom w:val="0"/>
      <w:divBdr>
        <w:top w:val="none" w:sz="0" w:space="0" w:color="auto"/>
        <w:left w:val="none" w:sz="0" w:space="0" w:color="auto"/>
        <w:bottom w:val="none" w:sz="0" w:space="0" w:color="auto"/>
        <w:right w:val="none" w:sz="0" w:space="0" w:color="auto"/>
      </w:divBdr>
    </w:div>
    <w:div w:id="890965637">
      <w:bodyDiv w:val="1"/>
      <w:marLeft w:val="0"/>
      <w:marRight w:val="0"/>
      <w:marTop w:val="0"/>
      <w:marBottom w:val="0"/>
      <w:divBdr>
        <w:top w:val="none" w:sz="0" w:space="0" w:color="auto"/>
        <w:left w:val="none" w:sz="0" w:space="0" w:color="auto"/>
        <w:bottom w:val="none" w:sz="0" w:space="0" w:color="auto"/>
        <w:right w:val="none" w:sz="0" w:space="0" w:color="auto"/>
      </w:divBdr>
    </w:div>
    <w:div w:id="898441689">
      <w:bodyDiv w:val="1"/>
      <w:marLeft w:val="0"/>
      <w:marRight w:val="0"/>
      <w:marTop w:val="0"/>
      <w:marBottom w:val="0"/>
      <w:divBdr>
        <w:top w:val="none" w:sz="0" w:space="0" w:color="auto"/>
        <w:left w:val="none" w:sz="0" w:space="0" w:color="auto"/>
        <w:bottom w:val="none" w:sz="0" w:space="0" w:color="auto"/>
        <w:right w:val="none" w:sz="0" w:space="0" w:color="auto"/>
      </w:divBdr>
    </w:div>
    <w:div w:id="905913670">
      <w:bodyDiv w:val="1"/>
      <w:marLeft w:val="0"/>
      <w:marRight w:val="0"/>
      <w:marTop w:val="0"/>
      <w:marBottom w:val="0"/>
      <w:divBdr>
        <w:top w:val="none" w:sz="0" w:space="0" w:color="auto"/>
        <w:left w:val="none" w:sz="0" w:space="0" w:color="auto"/>
        <w:bottom w:val="none" w:sz="0" w:space="0" w:color="auto"/>
        <w:right w:val="none" w:sz="0" w:space="0" w:color="auto"/>
      </w:divBdr>
    </w:div>
    <w:div w:id="906307818">
      <w:bodyDiv w:val="1"/>
      <w:marLeft w:val="0"/>
      <w:marRight w:val="0"/>
      <w:marTop w:val="0"/>
      <w:marBottom w:val="0"/>
      <w:divBdr>
        <w:top w:val="none" w:sz="0" w:space="0" w:color="auto"/>
        <w:left w:val="none" w:sz="0" w:space="0" w:color="auto"/>
        <w:bottom w:val="none" w:sz="0" w:space="0" w:color="auto"/>
        <w:right w:val="none" w:sz="0" w:space="0" w:color="auto"/>
      </w:divBdr>
    </w:div>
    <w:div w:id="906380288">
      <w:bodyDiv w:val="1"/>
      <w:marLeft w:val="0"/>
      <w:marRight w:val="0"/>
      <w:marTop w:val="0"/>
      <w:marBottom w:val="0"/>
      <w:divBdr>
        <w:top w:val="none" w:sz="0" w:space="0" w:color="auto"/>
        <w:left w:val="none" w:sz="0" w:space="0" w:color="auto"/>
        <w:bottom w:val="none" w:sz="0" w:space="0" w:color="auto"/>
        <w:right w:val="none" w:sz="0" w:space="0" w:color="auto"/>
      </w:divBdr>
    </w:div>
    <w:div w:id="906649946">
      <w:bodyDiv w:val="1"/>
      <w:marLeft w:val="0"/>
      <w:marRight w:val="0"/>
      <w:marTop w:val="0"/>
      <w:marBottom w:val="0"/>
      <w:divBdr>
        <w:top w:val="none" w:sz="0" w:space="0" w:color="auto"/>
        <w:left w:val="none" w:sz="0" w:space="0" w:color="auto"/>
        <w:bottom w:val="none" w:sz="0" w:space="0" w:color="auto"/>
        <w:right w:val="none" w:sz="0" w:space="0" w:color="auto"/>
      </w:divBdr>
    </w:div>
    <w:div w:id="914435021">
      <w:bodyDiv w:val="1"/>
      <w:marLeft w:val="0"/>
      <w:marRight w:val="0"/>
      <w:marTop w:val="0"/>
      <w:marBottom w:val="0"/>
      <w:divBdr>
        <w:top w:val="none" w:sz="0" w:space="0" w:color="auto"/>
        <w:left w:val="none" w:sz="0" w:space="0" w:color="auto"/>
        <w:bottom w:val="none" w:sz="0" w:space="0" w:color="auto"/>
        <w:right w:val="none" w:sz="0" w:space="0" w:color="auto"/>
      </w:divBdr>
    </w:div>
    <w:div w:id="916327697">
      <w:bodyDiv w:val="1"/>
      <w:marLeft w:val="0"/>
      <w:marRight w:val="0"/>
      <w:marTop w:val="0"/>
      <w:marBottom w:val="0"/>
      <w:divBdr>
        <w:top w:val="none" w:sz="0" w:space="0" w:color="auto"/>
        <w:left w:val="none" w:sz="0" w:space="0" w:color="auto"/>
        <w:bottom w:val="none" w:sz="0" w:space="0" w:color="auto"/>
        <w:right w:val="none" w:sz="0" w:space="0" w:color="auto"/>
      </w:divBdr>
    </w:div>
    <w:div w:id="918487233">
      <w:bodyDiv w:val="1"/>
      <w:marLeft w:val="0"/>
      <w:marRight w:val="0"/>
      <w:marTop w:val="0"/>
      <w:marBottom w:val="0"/>
      <w:divBdr>
        <w:top w:val="none" w:sz="0" w:space="0" w:color="auto"/>
        <w:left w:val="none" w:sz="0" w:space="0" w:color="auto"/>
        <w:bottom w:val="none" w:sz="0" w:space="0" w:color="auto"/>
        <w:right w:val="none" w:sz="0" w:space="0" w:color="auto"/>
      </w:divBdr>
    </w:div>
    <w:div w:id="919603388">
      <w:bodyDiv w:val="1"/>
      <w:marLeft w:val="0"/>
      <w:marRight w:val="0"/>
      <w:marTop w:val="0"/>
      <w:marBottom w:val="0"/>
      <w:divBdr>
        <w:top w:val="none" w:sz="0" w:space="0" w:color="auto"/>
        <w:left w:val="none" w:sz="0" w:space="0" w:color="auto"/>
        <w:bottom w:val="none" w:sz="0" w:space="0" w:color="auto"/>
        <w:right w:val="none" w:sz="0" w:space="0" w:color="auto"/>
      </w:divBdr>
    </w:div>
    <w:div w:id="921598747">
      <w:bodyDiv w:val="1"/>
      <w:marLeft w:val="0"/>
      <w:marRight w:val="0"/>
      <w:marTop w:val="0"/>
      <w:marBottom w:val="0"/>
      <w:divBdr>
        <w:top w:val="none" w:sz="0" w:space="0" w:color="auto"/>
        <w:left w:val="none" w:sz="0" w:space="0" w:color="auto"/>
        <w:bottom w:val="none" w:sz="0" w:space="0" w:color="auto"/>
        <w:right w:val="none" w:sz="0" w:space="0" w:color="auto"/>
      </w:divBdr>
    </w:div>
    <w:div w:id="928854055">
      <w:bodyDiv w:val="1"/>
      <w:marLeft w:val="0"/>
      <w:marRight w:val="0"/>
      <w:marTop w:val="0"/>
      <w:marBottom w:val="0"/>
      <w:divBdr>
        <w:top w:val="none" w:sz="0" w:space="0" w:color="auto"/>
        <w:left w:val="none" w:sz="0" w:space="0" w:color="auto"/>
        <w:bottom w:val="none" w:sz="0" w:space="0" w:color="auto"/>
        <w:right w:val="none" w:sz="0" w:space="0" w:color="auto"/>
      </w:divBdr>
    </w:div>
    <w:div w:id="929389720">
      <w:bodyDiv w:val="1"/>
      <w:marLeft w:val="0"/>
      <w:marRight w:val="0"/>
      <w:marTop w:val="0"/>
      <w:marBottom w:val="0"/>
      <w:divBdr>
        <w:top w:val="none" w:sz="0" w:space="0" w:color="auto"/>
        <w:left w:val="none" w:sz="0" w:space="0" w:color="auto"/>
        <w:bottom w:val="none" w:sz="0" w:space="0" w:color="auto"/>
        <w:right w:val="none" w:sz="0" w:space="0" w:color="auto"/>
      </w:divBdr>
    </w:div>
    <w:div w:id="930434671">
      <w:bodyDiv w:val="1"/>
      <w:marLeft w:val="0"/>
      <w:marRight w:val="0"/>
      <w:marTop w:val="0"/>
      <w:marBottom w:val="0"/>
      <w:divBdr>
        <w:top w:val="none" w:sz="0" w:space="0" w:color="auto"/>
        <w:left w:val="none" w:sz="0" w:space="0" w:color="auto"/>
        <w:bottom w:val="none" w:sz="0" w:space="0" w:color="auto"/>
        <w:right w:val="none" w:sz="0" w:space="0" w:color="auto"/>
      </w:divBdr>
    </w:div>
    <w:div w:id="933590857">
      <w:bodyDiv w:val="1"/>
      <w:marLeft w:val="0"/>
      <w:marRight w:val="0"/>
      <w:marTop w:val="0"/>
      <w:marBottom w:val="0"/>
      <w:divBdr>
        <w:top w:val="none" w:sz="0" w:space="0" w:color="auto"/>
        <w:left w:val="none" w:sz="0" w:space="0" w:color="auto"/>
        <w:bottom w:val="none" w:sz="0" w:space="0" w:color="auto"/>
        <w:right w:val="none" w:sz="0" w:space="0" w:color="auto"/>
      </w:divBdr>
    </w:div>
    <w:div w:id="939878432">
      <w:bodyDiv w:val="1"/>
      <w:marLeft w:val="0"/>
      <w:marRight w:val="0"/>
      <w:marTop w:val="0"/>
      <w:marBottom w:val="0"/>
      <w:divBdr>
        <w:top w:val="none" w:sz="0" w:space="0" w:color="auto"/>
        <w:left w:val="none" w:sz="0" w:space="0" w:color="auto"/>
        <w:bottom w:val="none" w:sz="0" w:space="0" w:color="auto"/>
        <w:right w:val="none" w:sz="0" w:space="0" w:color="auto"/>
      </w:divBdr>
    </w:div>
    <w:div w:id="944266569">
      <w:bodyDiv w:val="1"/>
      <w:marLeft w:val="0"/>
      <w:marRight w:val="0"/>
      <w:marTop w:val="0"/>
      <w:marBottom w:val="0"/>
      <w:divBdr>
        <w:top w:val="none" w:sz="0" w:space="0" w:color="auto"/>
        <w:left w:val="none" w:sz="0" w:space="0" w:color="auto"/>
        <w:bottom w:val="none" w:sz="0" w:space="0" w:color="auto"/>
        <w:right w:val="none" w:sz="0" w:space="0" w:color="auto"/>
      </w:divBdr>
    </w:div>
    <w:div w:id="946085214">
      <w:bodyDiv w:val="1"/>
      <w:marLeft w:val="0"/>
      <w:marRight w:val="0"/>
      <w:marTop w:val="0"/>
      <w:marBottom w:val="0"/>
      <w:divBdr>
        <w:top w:val="none" w:sz="0" w:space="0" w:color="auto"/>
        <w:left w:val="none" w:sz="0" w:space="0" w:color="auto"/>
        <w:bottom w:val="none" w:sz="0" w:space="0" w:color="auto"/>
        <w:right w:val="none" w:sz="0" w:space="0" w:color="auto"/>
      </w:divBdr>
    </w:div>
    <w:div w:id="948313258">
      <w:bodyDiv w:val="1"/>
      <w:marLeft w:val="0"/>
      <w:marRight w:val="0"/>
      <w:marTop w:val="0"/>
      <w:marBottom w:val="0"/>
      <w:divBdr>
        <w:top w:val="none" w:sz="0" w:space="0" w:color="auto"/>
        <w:left w:val="none" w:sz="0" w:space="0" w:color="auto"/>
        <w:bottom w:val="none" w:sz="0" w:space="0" w:color="auto"/>
        <w:right w:val="none" w:sz="0" w:space="0" w:color="auto"/>
      </w:divBdr>
    </w:div>
    <w:div w:id="948390726">
      <w:bodyDiv w:val="1"/>
      <w:marLeft w:val="0"/>
      <w:marRight w:val="0"/>
      <w:marTop w:val="0"/>
      <w:marBottom w:val="0"/>
      <w:divBdr>
        <w:top w:val="none" w:sz="0" w:space="0" w:color="auto"/>
        <w:left w:val="none" w:sz="0" w:space="0" w:color="auto"/>
        <w:bottom w:val="none" w:sz="0" w:space="0" w:color="auto"/>
        <w:right w:val="none" w:sz="0" w:space="0" w:color="auto"/>
      </w:divBdr>
      <w:divsChild>
        <w:div w:id="623971000">
          <w:marLeft w:val="0"/>
          <w:marRight w:val="0"/>
          <w:marTop w:val="0"/>
          <w:marBottom w:val="0"/>
          <w:divBdr>
            <w:top w:val="none" w:sz="0" w:space="0" w:color="auto"/>
            <w:left w:val="none" w:sz="0" w:space="0" w:color="auto"/>
            <w:bottom w:val="none" w:sz="0" w:space="0" w:color="auto"/>
            <w:right w:val="none" w:sz="0" w:space="0" w:color="auto"/>
          </w:divBdr>
        </w:div>
      </w:divsChild>
    </w:div>
    <w:div w:id="949556096">
      <w:bodyDiv w:val="1"/>
      <w:marLeft w:val="0"/>
      <w:marRight w:val="0"/>
      <w:marTop w:val="0"/>
      <w:marBottom w:val="0"/>
      <w:divBdr>
        <w:top w:val="none" w:sz="0" w:space="0" w:color="auto"/>
        <w:left w:val="none" w:sz="0" w:space="0" w:color="auto"/>
        <w:bottom w:val="none" w:sz="0" w:space="0" w:color="auto"/>
        <w:right w:val="none" w:sz="0" w:space="0" w:color="auto"/>
      </w:divBdr>
    </w:div>
    <w:div w:id="951286075">
      <w:bodyDiv w:val="1"/>
      <w:marLeft w:val="0"/>
      <w:marRight w:val="0"/>
      <w:marTop w:val="0"/>
      <w:marBottom w:val="0"/>
      <w:divBdr>
        <w:top w:val="none" w:sz="0" w:space="0" w:color="auto"/>
        <w:left w:val="none" w:sz="0" w:space="0" w:color="auto"/>
        <w:bottom w:val="none" w:sz="0" w:space="0" w:color="auto"/>
        <w:right w:val="none" w:sz="0" w:space="0" w:color="auto"/>
      </w:divBdr>
    </w:div>
    <w:div w:id="953169148">
      <w:bodyDiv w:val="1"/>
      <w:marLeft w:val="0"/>
      <w:marRight w:val="0"/>
      <w:marTop w:val="0"/>
      <w:marBottom w:val="0"/>
      <w:divBdr>
        <w:top w:val="none" w:sz="0" w:space="0" w:color="auto"/>
        <w:left w:val="none" w:sz="0" w:space="0" w:color="auto"/>
        <w:bottom w:val="none" w:sz="0" w:space="0" w:color="auto"/>
        <w:right w:val="none" w:sz="0" w:space="0" w:color="auto"/>
      </w:divBdr>
    </w:div>
    <w:div w:id="955604321">
      <w:bodyDiv w:val="1"/>
      <w:marLeft w:val="0"/>
      <w:marRight w:val="0"/>
      <w:marTop w:val="0"/>
      <w:marBottom w:val="0"/>
      <w:divBdr>
        <w:top w:val="none" w:sz="0" w:space="0" w:color="auto"/>
        <w:left w:val="none" w:sz="0" w:space="0" w:color="auto"/>
        <w:bottom w:val="none" w:sz="0" w:space="0" w:color="auto"/>
        <w:right w:val="none" w:sz="0" w:space="0" w:color="auto"/>
      </w:divBdr>
    </w:div>
    <w:div w:id="957250219">
      <w:bodyDiv w:val="1"/>
      <w:marLeft w:val="0"/>
      <w:marRight w:val="0"/>
      <w:marTop w:val="0"/>
      <w:marBottom w:val="0"/>
      <w:divBdr>
        <w:top w:val="none" w:sz="0" w:space="0" w:color="auto"/>
        <w:left w:val="none" w:sz="0" w:space="0" w:color="auto"/>
        <w:bottom w:val="none" w:sz="0" w:space="0" w:color="auto"/>
        <w:right w:val="none" w:sz="0" w:space="0" w:color="auto"/>
      </w:divBdr>
    </w:div>
    <w:div w:id="962082074">
      <w:bodyDiv w:val="1"/>
      <w:marLeft w:val="0"/>
      <w:marRight w:val="0"/>
      <w:marTop w:val="0"/>
      <w:marBottom w:val="0"/>
      <w:divBdr>
        <w:top w:val="none" w:sz="0" w:space="0" w:color="auto"/>
        <w:left w:val="none" w:sz="0" w:space="0" w:color="auto"/>
        <w:bottom w:val="none" w:sz="0" w:space="0" w:color="auto"/>
        <w:right w:val="none" w:sz="0" w:space="0" w:color="auto"/>
      </w:divBdr>
    </w:div>
    <w:div w:id="962616659">
      <w:bodyDiv w:val="1"/>
      <w:marLeft w:val="0"/>
      <w:marRight w:val="0"/>
      <w:marTop w:val="0"/>
      <w:marBottom w:val="0"/>
      <w:divBdr>
        <w:top w:val="none" w:sz="0" w:space="0" w:color="auto"/>
        <w:left w:val="none" w:sz="0" w:space="0" w:color="auto"/>
        <w:bottom w:val="none" w:sz="0" w:space="0" w:color="auto"/>
        <w:right w:val="none" w:sz="0" w:space="0" w:color="auto"/>
      </w:divBdr>
    </w:div>
    <w:div w:id="963851399">
      <w:bodyDiv w:val="1"/>
      <w:marLeft w:val="0"/>
      <w:marRight w:val="0"/>
      <w:marTop w:val="0"/>
      <w:marBottom w:val="0"/>
      <w:divBdr>
        <w:top w:val="none" w:sz="0" w:space="0" w:color="auto"/>
        <w:left w:val="none" w:sz="0" w:space="0" w:color="auto"/>
        <w:bottom w:val="none" w:sz="0" w:space="0" w:color="auto"/>
        <w:right w:val="none" w:sz="0" w:space="0" w:color="auto"/>
      </w:divBdr>
    </w:div>
    <w:div w:id="964044075">
      <w:bodyDiv w:val="1"/>
      <w:marLeft w:val="0"/>
      <w:marRight w:val="0"/>
      <w:marTop w:val="0"/>
      <w:marBottom w:val="0"/>
      <w:divBdr>
        <w:top w:val="none" w:sz="0" w:space="0" w:color="auto"/>
        <w:left w:val="none" w:sz="0" w:space="0" w:color="auto"/>
        <w:bottom w:val="none" w:sz="0" w:space="0" w:color="auto"/>
        <w:right w:val="none" w:sz="0" w:space="0" w:color="auto"/>
      </w:divBdr>
    </w:div>
    <w:div w:id="965817933">
      <w:bodyDiv w:val="1"/>
      <w:marLeft w:val="0"/>
      <w:marRight w:val="0"/>
      <w:marTop w:val="0"/>
      <w:marBottom w:val="0"/>
      <w:divBdr>
        <w:top w:val="none" w:sz="0" w:space="0" w:color="auto"/>
        <w:left w:val="none" w:sz="0" w:space="0" w:color="auto"/>
        <w:bottom w:val="none" w:sz="0" w:space="0" w:color="auto"/>
        <w:right w:val="none" w:sz="0" w:space="0" w:color="auto"/>
      </w:divBdr>
    </w:div>
    <w:div w:id="967661276">
      <w:bodyDiv w:val="1"/>
      <w:marLeft w:val="0"/>
      <w:marRight w:val="0"/>
      <w:marTop w:val="0"/>
      <w:marBottom w:val="0"/>
      <w:divBdr>
        <w:top w:val="none" w:sz="0" w:space="0" w:color="auto"/>
        <w:left w:val="none" w:sz="0" w:space="0" w:color="auto"/>
        <w:bottom w:val="none" w:sz="0" w:space="0" w:color="auto"/>
        <w:right w:val="none" w:sz="0" w:space="0" w:color="auto"/>
      </w:divBdr>
    </w:div>
    <w:div w:id="970327852">
      <w:bodyDiv w:val="1"/>
      <w:marLeft w:val="0"/>
      <w:marRight w:val="0"/>
      <w:marTop w:val="0"/>
      <w:marBottom w:val="0"/>
      <w:divBdr>
        <w:top w:val="none" w:sz="0" w:space="0" w:color="auto"/>
        <w:left w:val="none" w:sz="0" w:space="0" w:color="auto"/>
        <w:bottom w:val="none" w:sz="0" w:space="0" w:color="auto"/>
        <w:right w:val="none" w:sz="0" w:space="0" w:color="auto"/>
      </w:divBdr>
    </w:div>
    <w:div w:id="971210742">
      <w:bodyDiv w:val="1"/>
      <w:marLeft w:val="0"/>
      <w:marRight w:val="0"/>
      <w:marTop w:val="0"/>
      <w:marBottom w:val="0"/>
      <w:divBdr>
        <w:top w:val="none" w:sz="0" w:space="0" w:color="auto"/>
        <w:left w:val="none" w:sz="0" w:space="0" w:color="auto"/>
        <w:bottom w:val="none" w:sz="0" w:space="0" w:color="auto"/>
        <w:right w:val="none" w:sz="0" w:space="0" w:color="auto"/>
      </w:divBdr>
    </w:div>
    <w:div w:id="976841110">
      <w:bodyDiv w:val="1"/>
      <w:marLeft w:val="0"/>
      <w:marRight w:val="0"/>
      <w:marTop w:val="0"/>
      <w:marBottom w:val="0"/>
      <w:divBdr>
        <w:top w:val="none" w:sz="0" w:space="0" w:color="auto"/>
        <w:left w:val="none" w:sz="0" w:space="0" w:color="auto"/>
        <w:bottom w:val="none" w:sz="0" w:space="0" w:color="auto"/>
        <w:right w:val="none" w:sz="0" w:space="0" w:color="auto"/>
      </w:divBdr>
    </w:div>
    <w:div w:id="977301267">
      <w:bodyDiv w:val="1"/>
      <w:marLeft w:val="0"/>
      <w:marRight w:val="0"/>
      <w:marTop w:val="0"/>
      <w:marBottom w:val="0"/>
      <w:divBdr>
        <w:top w:val="none" w:sz="0" w:space="0" w:color="auto"/>
        <w:left w:val="none" w:sz="0" w:space="0" w:color="auto"/>
        <w:bottom w:val="none" w:sz="0" w:space="0" w:color="auto"/>
        <w:right w:val="none" w:sz="0" w:space="0" w:color="auto"/>
      </w:divBdr>
    </w:div>
    <w:div w:id="978194963">
      <w:bodyDiv w:val="1"/>
      <w:marLeft w:val="0"/>
      <w:marRight w:val="0"/>
      <w:marTop w:val="0"/>
      <w:marBottom w:val="0"/>
      <w:divBdr>
        <w:top w:val="none" w:sz="0" w:space="0" w:color="auto"/>
        <w:left w:val="none" w:sz="0" w:space="0" w:color="auto"/>
        <w:bottom w:val="none" w:sz="0" w:space="0" w:color="auto"/>
        <w:right w:val="none" w:sz="0" w:space="0" w:color="auto"/>
      </w:divBdr>
    </w:div>
    <w:div w:id="982389940">
      <w:bodyDiv w:val="1"/>
      <w:marLeft w:val="0"/>
      <w:marRight w:val="0"/>
      <w:marTop w:val="0"/>
      <w:marBottom w:val="0"/>
      <w:divBdr>
        <w:top w:val="none" w:sz="0" w:space="0" w:color="auto"/>
        <w:left w:val="none" w:sz="0" w:space="0" w:color="auto"/>
        <w:bottom w:val="none" w:sz="0" w:space="0" w:color="auto"/>
        <w:right w:val="none" w:sz="0" w:space="0" w:color="auto"/>
      </w:divBdr>
    </w:div>
    <w:div w:id="984235166">
      <w:bodyDiv w:val="1"/>
      <w:marLeft w:val="0"/>
      <w:marRight w:val="0"/>
      <w:marTop w:val="0"/>
      <w:marBottom w:val="0"/>
      <w:divBdr>
        <w:top w:val="none" w:sz="0" w:space="0" w:color="auto"/>
        <w:left w:val="none" w:sz="0" w:space="0" w:color="auto"/>
        <w:bottom w:val="none" w:sz="0" w:space="0" w:color="auto"/>
        <w:right w:val="none" w:sz="0" w:space="0" w:color="auto"/>
      </w:divBdr>
    </w:div>
    <w:div w:id="985931353">
      <w:bodyDiv w:val="1"/>
      <w:marLeft w:val="0"/>
      <w:marRight w:val="0"/>
      <w:marTop w:val="0"/>
      <w:marBottom w:val="0"/>
      <w:divBdr>
        <w:top w:val="none" w:sz="0" w:space="0" w:color="auto"/>
        <w:left w:val="none" w:sz="0" w:space="0" w:color="auto"/>
        <w:bottom w:val="none" w:sz="0" w:space="0" w:color="auto"/>
        <w:right w:val="none" w:sz="0" w:space="0" w:color="auto"/>
      </w:divBdr>
    </w:div>
    <w:div w:id="987366469">
      <w:bodyDiv w:val="1"/>
      <w:marLeft w:val="0"/>
      <w:marRight w:val="0"/>
      <w:marTop w:val="0"/>
      <w:marBottom w:val="0"/>
      <w:divBdr>
        <w:top w:val="none" w:sz="0" w:space="0" w:color="auto"/>
        <w:left w:val="none" w:sz="0" w:space="0" w:color="auto"/>
        <w:bottom w:val="none" w:sz="0" w:space="0" w:color="auto"/>
        <w:right w:val="none" w:sz="0" w:space="0" w:color="auto"/>
      </w:divBdr>
    </w:div>
    <w:div w:id="999115591">
      <w:bodyDiv w:val="1"/>
      <w:marLeft w:val="0"/>
      <w:marRight w:val="0"/>
      <w:marTop w:val="0"/>
      <w:marBottom w:val="0"/>
      <w:divBdr>
        <w:top w:val="none" w:sz="0" w:space="0" w:color="auto"/>
        <w:left w:val="none" w:sz="0" w:space="0" w:color="auto"/>
        <w:bottom w:val="none" w:sz="0" w:space="0" w:color="auto"/>
        <w:right w:val="none" w:sz="0" w:space="0" w:color="auto"/>
      </w:divBdr>
    </w:div>
    <w:div w:id="1001810448">
      <w:bodyDiv w:val="1"/>
      <w:marLeft w:val="0"/>
      <w:marRight w:val="0"/>
      <w:marTop w:val="0"/>
      <w:marBottom w:val="0"/>
      <w:divBdr>
        <w:top w:val="none" w:sz="0" w:space="0" w:color="auto"/>
        <w:left w:val="none" w:sz="0" w:space="0" w:color="auto"/>
        <w:bottom w:val="none" w:sz="0" w:space="0" w:color="auto"/>
        <w:right w:val="none" w:sz="0" w:space="0" w:color="auto"/>
      </w:divBdr>
    </w:div>
    <w:div w:id="1003241170">
      <w:bodyDiv w:val="1"/>
      <w:marLeft w:val="0"/>
      <w:marRight w:val="0"/>
      <w:marTop w:val="0"/>
      <w:marBottom w:val="0"/>
      <w:divBdr>
        <w:top w:val="none" w:sz="0" w:space="0" w:color="auto"/>
        <w:left w:val="none" w:sz="0" w:space="0" w:color="auto"/>
        <w:bottom w:val="none" w:sz="0" w:space="0" w:color="auto"/>
        <w:right w:val="none" w:sz="0" w:space="0" w:color="auto"/>
      </w:divBdr>
    </w:div>
    <w:div w:id="1007289119">
      <w:bodyDiv w:val="1"/>
      <w:marLeft w:val="0"/>
      <w:marRight w:val="0"/>
      <w:marTop w:val="0"/>
      <w:marBottom w:val="0"/>
      <w:divBdr>
        <w:top w:val="none" w:sz="0" w:space="0" w:color="auto"/>
        <w:left w:val="none" w:sz="0" w:space="0" w:color="auto"/>
        <w:bottom w:val="none" w:sz="0" w:space="0" w:color="auto"/>
        <w:right w:val="none" w:sz="0" w:space="0" w:color="auto"/>
      </w:divBdr>
    </w:div>
    <w:div w:id="1008479967">
      <w:bodyDiv w:val="1"/>
      <w:marLeft w:val="0"/>
      <w:marRight w:val="0"/>
      <w:marTop w:val="0"/>
      <w:marBottom w:val="0"/>
      <w:divBdr>
        <w:top w:val="none" w:sz="0" w:space="0" w:color="auto"/>
        <w:left w:val="none" w:sz="0" w:space="0" w:color="auto"/>
        <w:bottom w:val="none" w:sz="0" w:space="0" w:color="auto"/>
        <w:right w:val="none" w:sz="0" w:space="0" w:color="auto"/>
      </w:divBdr>
    </w:div>
    <w:div w:id="1013847101">
      <w:bodyDiv w:val="1"/>
      <w:marLeft w:val="0"/>
      <w:marRight w:val="0"/>
      <w:marTop w:val="0"/>
      <w:marBottom w:val="0"/>
      <w:divBdr>
        <w:top w:val="none" w:sz="0" w:space="0" w:color="auto"/>
        <w:left w:val="none" w:sz="0" w:space="0" w:color="auto"/>
        <w:bottom w:val="none" w:sz="0" w:space="0" w:color="auto"/>
        <w:right w:val="none" w:sz="0" w:space="0" w:color="auto"/>
      </w:divBdr>
    </w:div>
    <w:div w:id="1016926127">
      <w:bodyDiv w:val="1"/>
      <w:marLeft w:val="0"/>
      <w:marRight w:val="0"/>
      <w:marTop w:val="0"/>
      <w:marBottom w:val="0"/>
      <w:divBdr>
        <w:top w:val="none" w:sz="0" w:space="0" w:color="auto"/>
        <w:left w:val="none" w:sz="0" w:space="0" w:color="auto"/>
        <w:bottom w:val="none" w:sz="0" w:space="0" w:color="auto"/>
        <w:right w:val="none" w:sz="0" w:space="0" w:color="auto"/>
      </w:divBdr>
    </w:div>
    <w:div w:id="1016929551">
      <w:bodyDiv w:val="1"/>
      <w:marLeft w:val="0"/>
      <w:marRight w:val="0"/>
      <w:marTop w:val="0"/>
      <w:marBottom w:val="0"/>
      <w:divBdr>
        <w:top w:val="none" w:sz="0" w:space="0" w:color="auto"/>
        <w:left w:val="none" w:sz="0" w:space="0" w:color="auto"/>
        <w:bottom w:val="none" w:sz="0" w:space="0" w:color="auto"/>
        <w:right w:val="none" w:sz="0" w:space="0" w:color="auto"/>
      </w:divBdr>
    </w:div>
    <w:div w:id="1019703507">
      <w:bodyDiv w:val="1"/>
      <w:marLeft w:val="0"/>
      <w:marRight w:val="0"/>
      <w:marTop w:val="0"/>
      <w:marBottom w:val="0"/>
      <w:divBdr>
        <w:top w:val="none" w:sz="0" w:space="0" w:color="auto"/>
        <w:left w:val="none" w:sz="0" w:space="0" w:color="auto"/>
        <w:bottom w:val="none" w:sz="0" w:space="0" w:color="auto"/>
        <w:right w:val="none" w:sz="0" w:space="0" w:color="auto"/>
      </w:divBdr>
    </w:div>
    <w:div w:id="1020274409">
      <w:bodyDiv w:val="1"/>
      <w:marLeft w:val="0"/>
      <w:marRight w:val="0"/>
      <w:marTop w:val="0"/>
      <w:marBottom w:val="0"/>
      <w:divBdr>
        <w:top w:val="none" w:sz="0" w:space="0" w:color="auto"/>
        <w:left w:val="none" w:sz="0" w:space="0" w:color="auto"/>
        <w:bottom w:val="none" w:sz="0" w:space="0" w:color="auto"/>
        <w:right w:val="none" w:sz="0" w:space="0" w:color="auto"/>
      </w:divBdr>
    </w:div>
    <w:div w:id="1021398605">
      <w:bodyDiv w:val="1"/>
      <w:marLeft w:val="0"/>
      <w:marRight w:val="0"/>
      <w:marTop w:val="0"/>
      <w:marBottom w:val="0"/>
      <w:divBdr>
        <w:top w:val="none" w:sz="0" w:space="0" w:color="auto"/>
        <w:left w:val="none" w:sz="0" w:space="0" w:color="auto"/>
        <w:bottom w:val="none" w:sz="0" w:space="0" w:color="auto"/>
        <w:right w:val="none" w:sz="0" w:space="0" w:color="auto"/>
      </w:divBdr>
    </w:div>
    <w:div w:id="1022558485">
      <w:bodyDiv w:val="1"/>
      <w:marLeft w:val="0"/>
      <w:marRight w:val="0"/>
      <w:marTop w:val="0"/>
      <w:marBottom w:val="0"/>
      <w:divBdr>
        <w:top w:val="none" w:sz="0" w:space="0" w:color="auto"/>
        <w:left w:val="none" w:sz="0" w:space="0" w:color="auto"/>
        <w:bottom w:val="none" w:sz="0" w:space="0" w:color="auto"/>
        <w:right w:val="none" w:sz="0" w:space="0" w:color="auto"/>
      </w:divBdr>
    </w:div>
    <w:div w:id="1023090268">
      <w:bodyDiv w:val="1"/>
      <w:marLeft w:val="0"/>
      <w:marRight w:val="0"/>
      <w:marTop w:val="0"/>
      <w:marBottom w:val="0"/>
      <w:divBdr>
        <w:top w:val="none" w:sz="0" w:space="0" w:color="auto"/>
        <w:left w:val="none" w:sz="0" w:space="0" w:color="auto"/>
        <w:bottom w:val="none" w:sz="0" w:space="0" w:color="auto"/>
        <w:right w:val="none" w:sz="0" w:space="0" w:color="auto"/>
      </w:divBdr>
    </w:div>
    <w:div w:id="1023631495">
      <w:bodyDiv w:val="1"/>
      <w:marLeft w:val="0"/>
      <w:marRight w:val="0"/>
      <w:marTop w:val="0"/>
      <w:marBottom w:val="0"/>
      <w:divBdr>
        <w:top w:val="none" w:sz="0" w:space="0" w:color="auto"/>
        <w:left w:val="none" w:sz="0" w:space="0" w:color="auto"/>
        <w:bottom w:val="none" w:sz="0" w:space="0" w:color="auto"/>
        <w:right w:val="none" w:sz="0" w:space="0" w:color="auto"/>
      </w:divBdr>
    </w:div>
    <w:div w:id="1023675714">
      <w:bodyDiv w:val="1"/>
      <w:marLeft w:val="0"/>
      <w:marRight w:val="0"/>
      <w:marTop w:val="0"/>
      <w:marBottom w:val="0"/>
      <w:divBdr>
        <w:top w:val="none" w:sz="0" w:space="0" w:color="auto"/>
        <w:left w:val="none" w:sz="0" w:space="0" w:color="auto"/>
        <w:bottom w:val="none" w:sz="0" w:space="0" w:color="auto"/>
        <w:right w:val="none" w:sz="0" w:space="0" w:color="auto"/>
      </w:divBdr>
    </w:div>
    <w:div w:id="1027023339">
      <w:bodyDiv w:val="1"/>
      <w:marLeft w:val="0"/>
      <w:marRight w:val="0"/>
      <w:marTop w:val="0"/>
      <w:marBottom w:val="0"/>
      <w:divBdr>
        <w:top w:val="none" w:sz="0" w:space="0" w:color="auto"/>
        <w:left w:val="none" w:sz="0" w:space="0" w:color="auto"/>
        <w:bottom w:val="none" w:sz="0" w:space="0" w:color="auto"/>
        <w:right w:val="none" w:sz="0" w:space="0" w:color="auto"/>
      </w:divBdr>
    </w:div>
    <w:div w:id="1029065039">
      <w:bodyDiv w:val="1"/>
      <w:marLeft w:val="0"/>
      <w:marRight w:val="0"/>
      <w:marTop w:val="0"/>
      <w:marBottom w:val="0"/>
      <w:divBdr>
        <w:top w:val="none" w:sz="0" w:space="0" w:color="auto"/>
        <w:left w:val="none" w:sz="0" w:space="0" w:color="auto"/>
        <w:bottom w:val="none" w:sz="0" w:space="0" w:color="auto"/>
        <w:right w:val="none" w:sz="0" w:space="0" w:color="auto"/>
      </w:divBdr>
    </w:div>
    <w:div w:id="1032150533">
      <w:bodyDiv w:val="1"/>
      <w:marLeft w:val="0"/>
      <w:marRight w:val="0"/>
      <w:marTop w:val="0"/>
      <w:marBottom w:val="0"/>
      <w:divBdr>
        <w:top w:val="none" w:sz="0" w:space="0" w:color="auto"/>
        <w:left w:val="none" w:sz="0" w:space="0" w:color="auto"/>
        <w:bottom w:val="none" w:sz="0" w:space="0" w:color="auto"/>
        <w:right w:val="none" w:sz="0" w:space="0" w:color="auto"/>
      </w:divBdr>
    </w:div>
    <w:div w:id="1036858588">
      <w:bodyDiv w:val="1"/>
      <w:marLeft w:val="0"/>
      <w:marRight w:val="0"/>
      <w:marTop w:val="0"/>
      <w:marBottom w:val="0"/>
      <w:divBdr>
        <w:top w:val="none" w:sz="0" w:space="0" w:color="auto"/>
        <w:left w:val="none" w:sz="0" w:space="0" w:color="auto"/>
        <w:bottom w:val="none" w:sz="0" w:space="0" w:color="auto"/>
        <w:right w:val="none" w:sz="0" w:space="0" w:color="auto"/>
      </w:divBdr>
    </w:div>
    <w:div w:id="1037312564">
      <w:bodyDiv w:val="1"/>
      <w:marLeft w:val="0"/>
      <w:marRight w:val="0"/>
      <w:marTop w:val="0"/>
      <w:marBottom w:val="0"/>
      <w:divBdr>
        <w:top w:val="none" w:sz="0" w:space="0" w:color="auto"/>
        <w:left w:val="none" w:sz="0" w:space="0" w:color="auto"/>
        <w:bottom w:val="none" w:sz="0" w:space="0" w:color="auto"/>
        <w:right w:val="none" w:sz="0" w:space="0" w:color="auto"/>
      </w:divBdr>
    </w:div>
    <w:div w:id="1037393403">
      <w:bodyDiv w:val="1"/>
      <w:marLeft w:val="0"/>
      <w:marRight w:val="0"/>
      <w:marTop w:val="0"/>
      <w:marBottom w:val="0"/>
      <w:divBdr>
        <w:top w:val="none" w:sz="0" w:space="0" w:color="auto"/>
        <w:left w:val="none" w:sz="0" w:space="0" w:color="auto"/>
        <w:bottom w:val="none" w:sz="0" w:space="0" w:color="auto"/>
        <w:right w:val="none" w:sz="0" w:space="0" w:color="auto"/>
      </w:divBdr>
    </w:div>
    <w:div w:id="1040086132">
      <w:bodyDiv w:val="1"/>
      <w:marLeft w:val="0"/>
      <w:marRight w:val="0"/>
      <w:marTop w:val="0"/>
      <w:marBottom w:val="0"/>
      <w:divBdr>
        <w:top w:val="none" w:sz="0" w:space="0" w:color="auto"/>
        <w:left w:val="none" w:sz="0" w:space="0" w:color="auto"/>
        <w:bottom w:val="none" w:sz="0" w:space="0" w:color="auto"/>
        <w:right w:val="none" w:sz="0" w:space="0" w:color="auto"/>
      </w:divBdr>
    </w:div>
    <w:div w:id="1040741469">
      <w:bodyDiv w:val="1"/>
      <w:marLeft w:val="0"/>
      <w:marRight w:val="0"/>
      <w:marTop w:val="0"/>
      <w:marBottom w:val="0"/>
      <w:divBdr>
        <w:top w:val="none" w:sz="0" w:space="0" w:color="auto"/>
        <w:left w:val="none" w:sz="0" w:space="0" w:color="auto"/>
        <w:bottom w:val="none" w:sz="0" w:space="0" w:color="auto"/>
        <w:right w:val="none" w:sz="0" w:space="0" w:color="auto"/>
      </w:divBdr>
    </w:div>
    <w:div w:id="1040743090">
      <w:bodyDiv w:val="1"/>
      <w:marLeft w:val="0"/>
      <w:marRight w:val="0"/>
      <w:marTop w:val="0"/>
      <w:marBottom w:val="0"/>
      <w:divBdr>
        <w:top w:val="none" w:sz="0" w:space="0" w:color="auto"/>
        <w:left w:val="none" w:sz="0" w:space="0" w:color="auto"/>
        <w:bottom w:val="none" w:sz="0" w:space="0" w:color="auto"/>
        <w:right w:val="none" w:sz="0" w:space="0" w:color="auto"/>
      </w:divBdr>
      <w:divsChild>
        <w:div w:id="2014451458">
          <w:marLeft w:val="0"/>
          <w:marRight w:val="0"/>
          <w:marTop w:val="0"/>
          <w:marBottom w:val="0"/>
          <w:divBdr>
            <w:top w:val="none" w:sz="0" w:space="0" w:color="auto"/>
            <w:left w:val="none" w:sz="0" w:space="0" w:color="auto"/>
            <w:bottom w:val="none" w:sz="0" w:space="0" w:color="auto"/>
            <w:right w:val="none" w:sz="0" w:space="0" w:color="auto"/>
          </w:divBdr>
        </w:div>
      </w:divsChild>
    </w:div>
    <w:div w:id="1042174223">
      <w:bodyDiv w:val="1"/>
      <w:marLeft w:val="0"/>
      <w:marRight w:val="0"/>
      <w:marTop w:val="0"/>
      <w:marBottom w:val="0"/>
      <w:divBdr>
        <w:top w:val="none" w:sz="0" w:space="0" w:color="auto"/>
        <w:left w:val="none" w:sz="0" w:space="0" w:color="auto"/>
        <w:bottom w:val="none" w:sz="0" w:space="0" w:color="auto"/>
        <w:right w:val="none" w:sz="0" w:space="0" w:color="auto"/>
      </w:divBdr>
    </w:div>
    <w:div w:id="1043361115">
      <w:bodyDiv w:val="1"/>
      <w:marLeft w:val="0"/>
      <w:marRight w:val="0"/>
      <w:marTop w:val="0"/>
      <w:marBottom w:val="0"/>
      <w:divBdr>
        <w:top w:val="none" w:sz="0" w:space="0" w:color="auto"/>
        <w:left w:val="none" w:sz="0" w:space="0" w:color="auto"/>
        <w:bottom w:val="none" w:sz="0" w:space="0" w:color="auto"/>
        <w:right w:val="none" w:sz="0" w:space="0" w:color="auto"/>
      </w:divBdr>
    </w:div>
    <w:div w:id="1043403388">
      <w:bodyDiv w:val="1"/>
      <w:marLeft w:val="0"/>
      <w:marRight w:val="0"/>
      <w:marTop w:val="0"/>
      <w:marBottom w:val="0"/>
      <w:divBdr>
        <w:top w:val="none" w:sz="0" w:space="0" w:color="auto"/>
        <w:left w:val="none" w:sz="0" w:space="0" w:color="auto"/>
        <w:bottom w:val="none" w:sz="0" w:space="0" w:color="auto"/>
        <w:right w:val="none" w:sz="0" w:space="0" w:color="auto"/>
      </w:divBdr>
    </w:div>
    <w:div w:id="1043797064">
      <w:bodyDiv w:val="1"/>
      <w:marLeft w:val="0"/>
      <w:marRight w:val="0"/>
      <w:marTop w:val="0"/>
      <w:marBottom w:val="0"/>
      <w:divBdr>
        <w:top w:val="none" w:sz="0" w:space="0" w:color="auto"/>
        <w:left w:val="none" w:sz="0" w:space="0" w:color="auto"/>
        <w:bottom w:val="none" w:sz="0" w:space="0" w:color="auto"/>
        <w:right w:val="none" w:sz="0" w:space="0" w:color="auto"/>
      </w:divBdr>
    </w:div>
    <w:div w:id="1046951328">
      <w:bodyDiv w:val="1"/>
      <w:marLeft w:val="0"/>
      <w:marRight w:val="0"/>
      <w:marTop w:val="0"/>
      <w:marBottom w:val="0"/>
      <w:divBdr>
        <w:top w:val="none" w:sz="0" w:space="0" w:color="auto"/>
        <w:left w:val="none" w:sz="0" w:space="0" w:color="auto"/>
        <w:bottom w:val="none" w:sz="0" w:space="0" w:color="auto"/>
        <w:right w:val="none" w:sz="0" w:space="0" w:color="auto"/>
      </w:divBdr>
    </w:div>
    <w:div w:id="1047604895">
      <w:bodyDiv w:val="1"/>
      <w:marLeft w:val="0"/>
      <w:marRight w:val="0"/>
      <w:marTop w:val="0"/>
      <w:marBottom w:val="0"/>
      <w:divBdr>
        <w:top w:val="none" w:sz="0" w:space="0" w:color="auto"/>
        <w:left w:val="none" w:sz="0" w:space="0" w:color="auto"/>
        <w:bottom w:val="none" w:sz="0" w:space="0" w:color="auto"/>
        <w:right w:val="none" w:sz="0" w:space="0" w:color="auto"/>
      </w:divBdr>
    </w:div>
    <w:div w:id="1049066336">
      <w:bodyDiv w:val="1"/>
      <w:marLeft w:val="0"/>
      <w:marRight w:val="0"/>
      <w:marTop w:val="0"/>
      <w:marBottom w:val="0"/>
      <w:divBdr>
        <w:top w:val="none" w:sz="0" w:space="0" w:color="auto"/>
        <w:left w:val="none" w:sz="0" w:space="0" w:color="auto"/>
        <w:bottom w:val="none" w:sz="0" w:space="0" w:color="auto"/>
        <w:right w:val="none" w:sz="0" w:space="0" w:color="auto"/>
      </w:divBdr>
    </w:div>
    <w:div w:id="1051001629">
      <w:bodyDiv w:val="1"/>
      <w:marLeft w:val="0"/>
      <w:marRight w:val="0"/>
      <w:marTop w:val="0"/>
      <w:marBottom w:val="0"/>
      <w:divBdr>
        <w:top w:val="none" w:sz="0" w:space="0" w:color="auto"/>
        <w:left w:val="none" w:sz="0" w:space="0" w:color="auto"/>
        <w:bottom w:val="none" w:sz="0" w:space="0" w:color="auto"/>
        <w:right w:val="none" w:sz="0" w:space="0" w:color="auto"/>
      </w:divBdr>
    </w:div>
    <w:div w:id="1052266386">
      <w:bodyDiv w:val="1"/>
      <w:marLeft w:val="0"/>
      <w:marRight w:val="0"/>
      <w:marTop w:val="0"/>
      <w:marBottom w:val="0"/>
      <w:divBdr>
        <w:top w:val="none" w:sz="0" w:space="0" w:color="auto"/>
        <w:left w:val="none" w:sz="0" w:space="0" w:color="auto"/>
        <w:bottom w:val="none" w:sz="0" w:space="0" w:color="auto"/>
        <w:right w:val="none" w:sz="0" w:space="0" w:color="auto"/>
      </w:divBdr>
    </w:div>
    <w:div w:id="1058288179">
      <w:bodyDiv w:val="1"/>
      <w:marLeft w:val="0"/>
      <w:marRight w:val="0"/>
      <w:marTop w:val="0"/>
      <w:marBottom w:val="0"/>
      <w:divBdr>
        <w:top w:val="none" w:sz="0" w:space="0" w:color="auto"/>
        <w:left w:val="none" w:sz="0" w:space="0" w:color="auto"/>
        <w:bottom w:val="none" w:sz="0" w:space="0" w:color="auto"/>
        <w:right w:val="none" w:sz="0" w:space="0" w:color="auto"/>
      </w:divBdr>
    </w:div>
    <w:div w:id="1059011927">
      <w:bodyDiv w:val="1"/>
      <w:marLeft w:val="0"/>
      <w:marRight w:val="0"/>
      <w:marTop w:val="0"/>
      <w:marBottom w:val="0"/>
      <w:divBdr>
        <w:top w:val="none" w:sz="0" w:space="0" w:color="auto"/>
        <w:left w:val="none" w:sz="0" w:space="0" w:color="auto"/>
        <w:bottom w:val="none" w:sz="0" w:space="0" w:color="auto"/>
        <w:right w:val="none" w:sz="0" w:space="0" w:color="auto"/>
      </w:divBdr>
    </w:div>
    <w:div w:id="1059325289">
      <w:bodyDiv w:val="1"/>
      <w:marLeft w:val="0"/>
      <w:marRight w:val="0"/>
      <w:marTop w:val="0"/>
      <w:marBottom w:val="0"/>
      <w:divBdr>
        <w:top w:val="none" w:sz="0" w:space="0" w:color="auto"/>
        <w:left w:val="none" w:sz="0" w:space="0" w:color="auto"/>
        <w:bottom w:val="none" w:sz="0" w:space="0" w:color="auto"/>
        <w:right w:val="none" w:sz="0" w:space="0" w:color="auto"/>
      </w:divBdr>
    </w:div>
    <w:div w:id="1060133203">
      <w:bodyDiv w:val="1"/>
      <w:marLeft w:val="0"/>
      <w:marRight w:val="0"/>
      <w:marTop w:val="0"/>
      <w:marBottom w:val="0"/>
      <w:divBdr>
        <w:top w:val="none" w:sz="0" w:space="0" w:color="auto"/>
        <w:left w:val="none" w:sz="0" w:space="0" w:color="auto"/>
        <w:bottom w:val="none" w:sz="0" w:space="0" w:color="auto"/>
        <w:right w:val="none" w:sz="0" w:space="0" w:color="auto"/>
      </w:divBdr>
    </w:div>
    <w:div w:id="1065641241">
      <w:bodyDiv w:val="1"/>
      <w:marLeft w:val="0"/>
      <w:marRight w:val="0"/>
      <w:marTop w:val="0"/>
      <w:marBottom w:val="0"/>
      <w:divBdr>
        <w:top w:val="none" w:sz="0" w:space="0" w:color="auto"/>
        <w:left w:val="none" w:sz="0" w:space="0" w:color="auto"/>
        <w:bottom w:val="none" w:sz="0" w:space="0" w:color="auto"/>
        <w:right w:val="none" w:sz="0" w:space="0" w:color="auto"/>
      </w:divBdr>
    </w:div>
    <w:div w:id="1065836594">
      <w:bodyDiv w:val="1"/>
      <w:marLeft w:val="0"/>
      <w:marRight w:val="0"/>
      <w:marTop w:val="0"/>
      <w:marBottom w:val="0"/>
      <w:divBdr>
        <w:top w:val="none" w:sz="0" w:space="0" w:color="auto"/>
        <w:left w:val="none" w:sz="0" w:space="0" w:color="auto"/>
        <w:bottom w:val="none" w:sz="0" w:space="0" w:color="auto"/>
        <w:right w:val="none" w:sz="0" w:space="0" w:color="auto"/>
      </w:divBdr>
    </w:div>
    <w:div w:id="1069185241">
      <w:bodyDiv w:val="1"/>
      <w:marLeft w:val="0"/>
      <w:marRight w:val="0"/>
      <w:marTop w:val="0"/>
      <w:marBottom w:val="0"/>
      <w:divBdr>
        <w:top w:val="none" w:sz="0" w:space="0" w:color="auto"/>
        <w:left w:val="none" w:sz="0" w:space="0" w:color="auto"/>
        <w:bottom w:val="none" w:sz="0" w:space="0" w:color="auto"/>
        <w:right w:val="none" w:sz="0" w:space="0" w:color="auto"/>
      </w:divBdr>
    </w:div>
    <w:div w:id="1069881647">
      <w:bodyDiv w:val="1"/>
      <w:marLeft w:val="0"/>
      <w:marRight w:val="0"/>
      <w:marTop w:val="0"/>
      <w:marBottom w:val="0"/>
      <w:divBdr>
        <w:top w:val="none" w:sz="0" w:space="0" w:color="auto"/>
        <w:left w:val="none" w:sz="0" w:space="0" w:color="auto"/>
        <w:bottom w:val="none" w:sz="0" w:space="0" w:color="auto"/>
        <w:right w:val="none" w:sz="0" w:space="0" w:color="auto"/>
      </w:divBdr>
    </w:div>
    <w:div w:id="1074397930">
      <w:bodyDiv w:val="1"/>
      <w:marLeft w:val="0"/>
      <w:marRight w:val="0"/>
      <w:marTop w:val="0"/>
      <w:marBottom w:val="0"/>
      <w:divBdr>
        <w:top w:val="none" w:sz="0" w:space="0" w:color="auto"/>
        <w:left w:val="none" w:sz="0" w:space="0" w:color="auto"/>
        <w:bottom w:val="none" w:sz="0" w:space="0" w:color="auto"/>
        <w:right w:val="none" w:sz="0" w:space="0" w:color="auto"/>
      </w:divBdr>
    </w:div>
    <w:div w:id="1075591223">
      <w:bodyDiv w:val="1"/>
      <w:marLeft w:val="0"/>
      <w:marRight w:val="0"/>
      <w:marTop w:val="0"/>
      <w:marBottom w:val="0"/>
      <w:divBdr>
        <w:top w:val="none" w:sz="0" w:space="0" w:color="auto"/>
        <w:left w:val="none" w:sz="0" w:space="0" w:color="auto"/>
        <w:bottom w:val="none" w:sz="0" w:space="0" w:color="auto"/>
        <w:right w:val="none" w:sz="0" w:space="0" w:color="auto"/>
      </w:divBdr>
    </w:div>
    <w:div w:id="1079979066">
      <w:bodyDiv w:val="1"/>
      <w:marLeft w:val="0"/>
      <w:marRight w:val="0"/>
      <w:marTop w:val="0"/>
      <w:marBottom w:val="0"/>
      <w:divBdr>
        <w:top w:val="none" w:sz="0" w:space="0" w:color="auto"/>
        <w:left w:val="none" w:sz="0" w:space="0" w:color="auto"/>
        <w:bottom w:val="none" w:sz="0" w:space="0" w:color="auto"/>
        <w:right w:val="none" w:sz="0" w:space="0" w:color="auto"/>
      </w:divBdr>
    </w:div>
    <w:div w:id="1080564215">
      <w:bodyDiv w:val="1"/>
      <w:marLeft w:val="0"/>
      <w:marRight w:val="0"/>
      <w:marTop w:val="0"/>
      <w:marBottom w:val="0"/>
      <w:divBdr>
        <w:top w:val="none" w:sz="0" w:space="0" w:color="auto"/>
        <w:left w:val="none" w:sz="0" w:space="0" w:color="auto"/>
        <w:bottom w:val="none" w:sz="0" w:space="0" w:color="auto"/>
        <w:right w:val="none" w:sz="0" w:space="0" w:color="auto"/>
      </w:divBdr>
    </w:div>
    <w:div w:id="1085305932">
      <w:bodyDiv w:val="1"/>
      <w:marLeft w:val="0"/>
      <w:marRight w:val="0"/>
      <w:marTop w:val="0"/>
      <w:marBottom w:val="0"/>
      <w:divBdr>
        <w:top w:val="none" w:sz="0" w:space="0" w:color="auto"/>
        <w:left w:val="none" w:sz="0" w:space="0" w:color="auto"/>
        <w:bottom w:val="none" w:sz="0" w:space="0" w:color="auto"/>
        <w:right w:val="none" w:sz="0" w:space="0" w:color="auto"/>
      </w:divBdr>
    </w:div>
    <w:div w:id="1087731961">
      <w:bodyDiv w:val="1"/>
      <w:marLeft w:val="0"/>
      <w:marRight w:val="0"/>
      <w:marTop w:val="0"/>
      <w:marBottom w:val="0"/>
      <w:divBdr>
        <w:top w:val="none" w:sz="0" w:space="0" w:color="auto"/>
        <w:left w:val="none" w:sz="0" w:space="0" w:color="auto"/>
        <w:bottom w:val="none" w:sz="0" w:space="0" w:color="auto"/>
        <w:right w:val="none" w:sz="0" w:space="0" w:color="auto"/>
      </w:divBdr>
    </w:div>
    <w:div w:id="1090664793">
      <w:bodyDiv w:val="1"/>
      <w:marLeft w:val="0"/>
      <w:marRight w:val="0"/>
      <w:marTop w:val="0"/>
      <w:marBottom w:val="0"/>
      <w:divBdr>
        <w:top w:val="none" w:sz="0" w:space="0" w:color="auto"/>
        <w:left w:val="none" w:sz="0" w:space="0" w:color="auto"/>
        <w:bottom w:val="none" w:sz="0" w:space="0" w:color="auto"/>
        <w:right w:val="none" w:sz="0" w:space="0" w:color="auto"/>
      </w:divBdr>
    </w:div>
    <w:div w:id="1091387795">
      <w:bodyDiv w:val="1"/>
      <w:marLeft w:val="0"/>
      <w:marRight w:val="0"/>
      <w:marTop w:val="0"/>
      <w:marBottom w:val="0"/>
      <w:divBdr>
        <w:top w:val="none" w:sz="0" w:space="0" w:color="auto"/>
        <w:left w:val="none" w:sz="0" w:space="0" w:color="auto"/>
        <w:bottom w:val="none" w:sz="0" w:space="0" w:color="auto"/>
        <w:right w:val="none" w:sz="0" w:space="0" w:color="auto"/>
      </w:divBdr>
    </w:div>
    <w:div w:id="1096244881">
      <w:bodyDiv w:val="1"/>
      <w:marLeft w:val="0"/>
      <w:marRight w:val="0"/>
      <w:marTop w:val="0"/>
      <w:marBottom w:val="0"/>
      <w:divBdr>
        <w:top w:val="none" w:sz="0" w:space="0" w:color="auto"/>
        <w:left w:val="none" w:sz="0" w:space="0" w:color="auto"/>
        <w:bottom w:val="none" w:sz="0" w:space="0" w:color="auto"/>
        <w:right w:val="none" w:sz="0" w:space="0" w:color="auto"/>
      </w:divBdr>
    </w:div>
    <w:div w:id="1101798704">
      <w:bodyDiv w:val="1"/>
      <w:marLeft w:val="0"/>
      <w:marRight w:val="0"/>
      <w:marTop w:val="0"/>
      <w:marBottom w:val="0"/>
      <w:divBdr>
        <w:top w:val="none" w:sz="0" w:space="0" w:color="auto"/>
        <w:left w:val="none" w:sz="0" w:space="0" w:color="auto"/>
        <w:bottom w:val="none" w:sz="0" w:space="0" w:color="auto"/>
        <w:right w:val="none" w:sz="0" w:space="0" w:color="auto"/>
      </w:divBdr>
    </w:div>
    <w:div w:id="1104348033">
      <w:bodyDiv w:val="1"/>
      <w:marLeft w:val="0"/>
      <w:marRight w:val="0"/>
      <w:marTop w:val="0"/>
      <w:marBottom w:val="0"/>
      <w:divBdr>
        <w:top w:val="none" w:sz="0" w:space="0" w:color="auto"/>
        <w:left w:val="none" w:sz="0" w:space="0" w:color="auto"/>
        <w:bottom w:val="none" w:sz="0" w:space="0" w:color="auto"/>
        <w:right w:val="none" w:sz="0" w:space="0" w:color="auto"/>
      </w:divBdr>
    </w:div>
    <w:div w:id="1105609604">
      <w:bodyDiv w:val="1"/>
      <w:marLeft w:val="0"/>
      <w:marRight w:val="0"/>
      <w:marTop w:val="0"/>
      <w:marBottom w:val="0"/>
      <w:divBdr>
        <w:top w:val="none" w:sz="0" w:space="0" w:color="auto"/>
        <w:left w:val="none" w:sz="0" w:space="0" w:color="auto"/>
        <w:bottom w:val="none" w:sz="0" w:space="0" w:color="auto"/>
        <w:right w:val="none" w:sz="0" w:space="0" w:color="auto"/>
      </w:divBdr>
    </w:div>
    <w:div w:id="1107579603">
      <w:bodyDiv w:val="1"/>
      <w:marLeft w:val="0"/>
      <w:marRight w:val="0"/>
      <w:marTop w:val="0"/>
      <w:marBottom w:val="0"/>
      <w:divBdr>
        <w:top w:val="none" w:sz="0" w:space="0" w:color="auto"/>
        <w:left w:val="none" w:sz="0" w:space="0" w:color="auto"/>
        <w:bottom w:val="none" w:sz="0" w:space="0" w:color="auto"/>
        <w:right w:val="none" w:sz="0" w:space="0" w:color="auto"/>
      </w:divBdr>
    </w:div>
    <w:div w:id="1112748188">
      <w:bodyDiv w:val="1"/>
      <w:marLeft w:val="0"/>
      <w:marRight w:val="0"/>
      <w:marTop w:val="0"/>
      <w:marBottom w:val="0"/>
      <w:divBdr>
        <w:top w:val="none" w:sz="0" w:space="0" w:color="auto"/>
        <w:left w:val="none" w:sz="0" w:space="0" w:color="auto"/>
        <w:bottom w:val="none" w:sz="0" w:space="0" w:color="auto"/>
        <w:right w:val="none" w:sz="0" w:space="0" w:color="auto"/>
      </w:divBdr>
    </w:div>
    <w:div w:id="1112937915">
      <w:bodyDiv w:val="1"/>
      <w:marLeft w:val="0"/>
      <w:marRight w:val="0"/>
      <w:marTop w:val="0"/>
      <w:marBottom w:val="0"/>
      <w:divBdr>
        <w:top w:val="none" w:sz="0" w:space="0" w:color="auto"/>
        <w:left w:val="none" w:sz="0" w:space="0" w:color="auto"/>
        <w:bottom w:val="none" w:sz="0" w:space="0" w:color="auto"/>
        <w:right w:val="none" w:sz="0" w:space="0" w:color="auto"/>
      </w:divBdr>
    </w:div>
    <w:div w:id="1117218347">
      <w:bodyDiv w:val="1"/>
      <w:marLeft w:val="0"/>
      <w:marRight w:val="0"/>
      <w:marTop w:val="0"/>
      <w:marBottom w:val="0"/>
      <w:divBdr>
        <w:top w:val="none" w:sz="0" w:space="0" w:color="auto"/>
        <w:left w:val="none" w:sz="0" w:space="0" w:color="auto"/>
        <w:bottom w:val="none" w:sz="0" w:space="0" w:color="auto"/>
        <w:right w:val="none" w:sz="0" w:space="0" w:color="auto"/>
      </w:divBdr>
    </w:div>
    <w:div w:id="1131555886">
      <w:bodyDiv w:val="1"/>
      <w:marLeft w:val="0"/>
      <w:marRight w:val="0"/>
      <w:marTop w:val="0"/>
      <w:marBottom w:val="0"/>
      <w:divBdr>
        <w:top w:val="none" w:sz="0" w:space="0" w:color="auto"/>
        <w:left w:val="none" w:sz="0" w:space="0" w:color="auto"/>
        <w:bottom w:val="none" w:sz="0" w:space="0" w:color="auto"/>
        <w:right w:val="none" w:sz="0" w:space="0" w:color="auto"/>
      </w:divBdr>
    </w:div>
    <w:div w:id="1134635283">
      <w:bodyDiv w:val="1"/>
      <w:marLeft w:val="0"/>
      <w:marRight w:val="0"/>
      <w:marTop w:val="0"/>
      <w:marBottom w:val="0"/>
      <w:divBdr>
        <w:top w:val="none" w:sz="0" w:space="0" w:color="auto"/>
        <w:left w:val="none" w:sz="0" w:space="0" w:color="auto"/>
        <w:bottom w:val="none" w:sz="0" w:space="0" w:color="auto"/>
        <w:right w:val="none" w:sz="0" w:space="0" w:color="auto"/>
      </w:divBdr>
    </w:div>
    <w:div w:id="1136798084">
      <w:bodyDiv w:val="1"/>
      <w:marLeft w:val="0"/>
      <w:marRight w:val="0"/>
      <w:marTop w:val="0"/>
      <w:marBottom w:val="0"/>
      <w:divBdr>
        <w:top w:val="none" w:sz="0" w:space="0" w:color="auto"/>
        <w:left w:val="none" w:sz="0" w:space="0" w:color="auto"/>
        <w:bottom w:val="none" w:sz="0" w:space="0" w:color="auto"/>
        <w:right w:val="none" w:sz="0" w:space="0" w:color="auto"/>
      </w:divBdr>
    </w:div>
    <w:div w:id="1136988237">
      <w:bodyDiv w:val="1"/>
      <w:marLeft w:val="0"/>
      <w:marRight w:val="0"/>
      <w:marTop w:val="0"/>
      <w:marBottom w:val="0"/>
      <w:divBdr>
        <w:top w:val="none" w:sz="0" w:space="0" w:color="auto"/>
        <w:left w:val="none" w:sz="0" w:space="0" w:color="auto"/>
        <w:bottom w:val="none" w:sz="0" w:space="0" w:color="auto"/>
        <w:right w:val="none" w:sz="0" w:space="0" w:color="auto"/>
      </w:divBdr>
    </w:div>
    <w:div w:id="1137723229">
      <w:bodyDiv w:val="1"/>
      <w:marLeft w:val="0"/>
      <w:marRight w:val="0"/>
      <w:marTop w:val="0"/>
      <w:marBottom w:val="0"/>
      <w:divBdr>
        <w:top w:val="none" w:sz="0" w:space="0" w:color="auto"/>
        <w:left w:val="none" w:sz="0" w:space="0" w:color="auto"/>
        <w:bottom w:val="none" w:sz="0" w:space="0" w:color="auto"/>
        <w:right w:val="none" w:sz="0" w:space="0" w:color="auto"/>
      </w:divBdr>
    </w:div>
    <w:div w:id="1137993348">
      <w:bodyDiv w:val="1"/>
      <w:marLeft w:val="0"/>
      <w:marRight w:val="0"/>
      <w:marTop w:val="0"/>
      <w:marBottom w:val="0"/>
      <w:divBdr>
        <w:top w:val="none" w:sz="0" w:space="0" w:color="auto"/>
        <w:left w:val="none" w:sz="0" w:space="0" w:color="auto"/>
        <w:bottom w:val="none" w:sz="0" w:space="0" w:color="auto"/>
        <w:right w:val="none" w:sz="0" w:space="0" w:color="auto"/>
      </w:divBdr>
    </w:div>
    <w:div w:id="1139961838">
      <w:bodyDiv w:val="1"/>
      <w:marLeft w:val="0"/>
      <w:marRight w:val="0"/>
      <w:marTop w:val="0"/>
      <w:marBottom w:val="0"/>
      <w:divBdr>
        <w:top w:val="none" w:sz="0" w:space="0" w:color="auto"/>
        <w:left w:val="none" w:sz="0" w:space="0" w:color="auto"/>
        <w:bottom w:val="none" w:sz="0" w:space="0" w:color="auto"/>
        <w:right w:val="none" w:sz="0" w:space="0" w:color="auto"/>
      </w:divBdr>
    </w:div>
    <w:div w:id="1143931142">
      <w:bodyDiv w:val="1"/>
      <w:marLeft w:val="0"/>
      <w:marRight w:val="0"/>
      <w:marTop w:val="0"/>
      <w:marBottom w:val="0"/>
      <w:divBdr>
        <w:top w:val="none" w:sz="0" w:space="0" w:color="auto"/>
        <w:left w:val="none" w:sz="0" w:space="0" w:color="auto"/>
        <w:bottom w:val="none" w:sz="0" w:space="0" w:color="auto"/>
        <w:right w:val="none" w:sz="0" w:space="0" w:color="auto"/>
      </w:divBdr>
    </w:div>
    <w:div w:id="1145775004">
      <w:bodyDiv w:val="1"/>
      <w:marLeft w:val="0"/>
      <w:marRight w:val="0"/>
      <w:marTop w:val="0"/>
      <w:marBottom w:val="0"/>
      <w:divBdr>
        <w:top w:val="none" w:sz="0" w:space="0" w:color="auto"/>
        <w:left w:val="none" w:sz="0" w:space="0" w:color="auto"/>
        <w:bottom w:val="none" w:sz="0" w:space="0" w:color="auto"/>
        <w:right w:val="none" w:sz="0" w:space="0" w:color="auto"/>
      </w:divBdr>
    </w:div>
    <w:div w:id="1149639883">
      <w:bodyDiv w:val="1"/>
      <w:marLeft w:val="0"/>
      <w:marRight w:val="0"/>
      <w:marTop w:val="0"/>
      <w:marBottom w:val="0"/>
      <w:divBdr>
        <w:top w:val="none" w:sz="0" w:space="0" w:color="auto"/>
        <w:left w:val="none" w:sz="0" w:space="0" w:color="auto"/>
        <w:bottom w:val="none" w:sz="0" w:space="0" w:color="auto"/>
        <w:right w:val="none" w:sz="0" w:space="0" w:color="auto"/>
      </w:divBdr>
    </w:div>
    <w:div w:id="1151601096">
      <w:bodyDiv w:val="1"/>
      <w:marLeft w:val="0"/>
      <w:marRight w:val="0"/>
      <w:marTop w:val="0"/>
      <w:marBottom w:val="0"/>
      <w:divBdr>
        <w:top w:val="none" w:sz="0" w:space="0" w:color="auto"/>
        <w:left w:val="none" w:sz="0" w:space="0" w:color="auto"/>
        <w:bottom w:val="none" w:sz="0" w:space="0" w:color="auto"/>
        <w:right w:val="none" w:sz="0" w:space="0" w:color="auto"/>
      </w:divBdr>
    </w:div>
    <w:div w:id="1152984493">
      <w:bodyDiv w:val="1"/>
      <w:marLeft w:val="0"/>
      <w:marRight w:val="0"/>
      <w:marTop w:val="0"/>
      <w:marBottom w:val="0"/>
      <w:divBdr>
        <w:top w:val="none" w:sz="0" w:space="0" w:color="auto"/>
        <w:left w:val="none" w:sz="0" w:space="0" w:color="auto"/>
        <w:bottom w:val="none" w:sz="0" w:space="0" w:color="auto"/>
        <w:right w:val="none" w:sz="0" w:space="0" w:color="auto"/>
      </w:divBdr>
    </w:div>
    <w:div w:id="1155536881">
      <w:bodyDiv w:val="1"/>
      <w:marLeft w:val="0"/>
      <w:marRight w:val="0"/>
      <w:marTop w:val="0"/>
      <w:marBottom w:val="0"/>
      <w:divBdr>
        <w:top w:val="none" w:sz="0" w:space="0" w:color="auto"/>
        <w:left w:val="none" w:sz="0" w:space="0" w:color="auto"/>
        <w:bottom w:val="none" w:sz="0" w:space="0" w:color="auto"/>
        <w:right w:val="none" w:sz="0" w:space="0" w:color="auto"/>
      </w:divBdr>
    </w:div>
    <w:div w:id="1156654002">
      <w:bodyDiv w:val="1"/>
      <w:marLeft w:val="0"/>
      <w:marRight w:val="0"/>
      <w:marTop w:val="0"/>
      <w:marBottom w:val="0"/>
      <w:divBdr>
        <w:top w:val="none" w:sz="0" w:space="0" w:color="auto"/>
        <w:left w:val="none" w:sz="0" w:space="0" w:color="auto"/>
        <w:bottom w:val="none" w:sz="0" w:space="0" w:color="auto"/>
        <w:right w:val="none" w:sz="0" w:space="0" w:color="auto"/>
      </w:divBdr>
    </w:div>
    <w:div w:id="1157767350">
      <w:bodyDiv w:val="1"/>
      <w:marLeft w:val="0"/>
      <w:marRight w:val="0"/>
      <w:marTop w:val="0"/>
      <w:marBottom w:val="0"/>
      <w:divBdr>
        <w:top w:val="none" w:sz="0" w:space="0" w:color="auto"/>
        <w:left w:val="none" w:sz="0" w:space="0" w:color="auto"/>
        <w:bottom w:val="none" w:sz="0" w:space="0" w:color="auto"/>
        <w:right w:val="none" w:sz="0" w:space="0" w:color="auto"/>
      </w:divBdr>
    </w:div>
    <w:div w:id="1158350344">
      <w:bodyDiv w:val="1"/>
      <w:marLeft w:val="0"/>
      <w:marRight w:val="0"/>
      <w:marTop w:val="0"/>
      <w:marBottom w:val="0"/>
      <w:divBdr>
        <w:top w:val="none" w:sz="0" w:space="0" w:color="auto"/>
        <w:left w:val="none" w:sz="0" w:space="0" w:color="auto"/>
        <w:bottom w:val="none" w:sz="0" w:space="0" w:color="auto"/>
        <w:right w:val="none" w:sz="0" w:space="0" w:color="auto"/>
      </w:divBdr>
    </w:div>
    <w:div w:id="1161121556">
      <w:bodyDiv w:val="1"/>
      <w:marLeft w:val="0"/>
      <w:marRight w:val="0"/>
      <w:marTop w:val="0"/>
      <w:marBottom w:val="0"/>
      <w:divBdr>
        <w:top w:val="none" w:sz="0" w:space="0" w:color="auto"/>
        <w:left w:val="none" w:sz="0" w:space="0" w:color="auto"/>
        <w:bottom w:val="none" w:sz="0" w:space="0" w:color="auto"/>
        <w:right w:val="none" w:sz="0" w:space="0" w:color="auto"/>
      </w:divBdr>
    </w:div>
    <w:div w:id="1167556394">
      <w:bodyDiv w:val="1"/>
      <w:marLeft w:val="0"/>
      <w:marRight w:val="0"/>
      <w:marTop w:val="0"/>
      <w:marBottom w:val="0"/>
      <w:divBdr>
        <w:top w:val="none" w:sz="0" w:space="0" w:color="auto"/>
        <w:left w:val="none" w:sz="0" w:space="0" w:color="auto"/>
        <w:bottom w:val="none" w:sz="0" w:space="0" w:color="auto"/>
        <w:right w:val="none" w:sz="0" w:space="0" w:color="auto"/>
      </w:divBdr>
    </w:div>
    <w:div w:id="1168404804">
      <w:bodyDiv w:val="1"/>
      <w:marLeft w:val="0"/>
      <w:marRight w:val="0"/>
      <w:marTop w:val="0"/>
      <w:marBottom w:val="0"/>
      <w:divBdr>
        <w:top w:val="none" w:sz="0" w:space="0" w:color="auto"/>
        <w:left w:val="none" w:sz="0" w:space="0" w:color="auto"/>
        <w:bottom w:val="none" w:sz="0" w:space="0" w:color="auto"/>
        <w:right w:val="none" w:sz="0" w:space="0" w:color="auto"/>
      </w:divBdr>
    </w:div>
    <w:div w:id="1170829482">
      <w:bodyDiv w:val="1"/>
      <w:marLeft w:val="0"/>
      <w:marRight w:val="0"/>
      <w:marTop w:val="0"/>
      <w:marBottom w:val="0"/>
      <w:divBdr>
        <w:top w:val="none" w:sz="0" w:space="0" w:color="auto"/>
        <w:left w:val="none" w:sz="0" w:space="0" w:color="auto"/>
        <w:bottom w:val="none" w:sz="0" w:space="0" w:color="auto"/>
        <w:right w:val="none" w:sz="0" w:space="0" w:color="auto"/>
      </w:divBdr>
    </w:div>
    <w:div w:id="1172530503">
      <w:bodyDiv w:val="1"/>
      <w:marLeft w:val="0"/>
      <w:marRight w:val="0"/>
      <w:marTop w:val="0"/>
      <w:marBottom w:val="0"/>
      <w:divBdr>
        <w:top w:val="none" w:sz="0" w:space="0" w:color="auto"/>
        <w:left w:val="none" w:sz="0" w:space="0" w:color="auto"/>
        <w:bottom w:val="none" w:sz="0" w:space="0" w:color="auto"/>
        <w:right w:val="none" w:sz="0" w:space="0" w:color="auto"/>
      </w:divBdr>
    </w:div>
    <w:div w:id="1175462198">
      <w:bodyDiv w:val="1"/>
      <w:marLeft w:val="0"/>
      <w:marRight w:val="0"/>
      <w:marTop w:val="0"/>
      <w:marBottom w:val="0"/>
      <w:divBdr>
        <w:top w:val="none" w:sz="0" w:space="0" w:color="auto"/>
        <w:left w:val="none" w:sz="0" w:space="0" w:color="auto"/>
        <w:bottom w:val="none" w:sz="0" w:space="0" w:color="auto"/>
        <w:right w:val="none" w:sz="0" w:space="0" w:color="auto"/>
      </w:divBdr>
    </w:div>
    <w:div w:id="1181041606">
      <w:bodyDiv w:val="1"/>
      <w:marLeft w:val="0"/>
      <w:marRight w:val="0"/>
      <w:marTop w:val="0"/>
      <w:marBottom w:val="0"/>
      <w:divBdr>
        <w:top w:val="none" w:sz="0" w:space="0" w:color="auto"/>
        <w:left w:val="none" w:sz="0" w:space="0" w:color="auto"/>
        <w:bottom w:val="none" w:sz="0" w:space="0" w:color="auto"/>
        <w:right w:val="none" w:sz="0" w:space="0" w:color="auto"/>
      </w:divBdr>
    </w:div>
    <w:div w:id="1183087110">
      <w:bodyDiv w:val="1"/>
      <w:marLeft w:val="0"/>
      <w:marRight w:val="0"/>
      <w:marTop w:val="0"/>
      <w:marBottom w:val="0"/>
      <w:divBdr>
        <w:top w:val="none" w:sz="0" w:space="0" w:color="auto"/>
        <w:left w:val="none" w:sz="0" w:space="0" w:color="auto"/>
        <w:bottom w:val="none" w:sz="0" w:space="0" w:color="auto"/>
        <w:right w:val="none" w:sz="0" w:space="0" w:color="auto"/>
      </w:divBdr>
    </w:div>
    <w:div w:id="1183517439">
      <w:bodyDiv w:val="1"/>
      <w:marLeft w:val="0"/>
      <w:marRight w:val="0"/>
      <w:marTop w:val="0"/>
      <w:marBottom w:val="0"/>
      <w:divBdr>
        <w:top w:val="none" w:sz="0" w:space="0" w:color="auto"/>
        <w:left w:val="none" w:sz="0" w:space="0" w:color="auto"/>
        <w:bottom w:val="none" w:sz="0" w:space="0" w:color="auto"/>
        <w:right w:val="none" w:sz="0" w:space="0" w:color="auto"/>
      </w:divBdr>
    </w:div>
    <w:div w:id="1183932144">
      <w:bodyDiv w:val="1"/>
      <w:marLeft w:val="0"/>
      <w:marRight w:val="0"/>
      <w:marTop w:val="0"/>
      <w:marBottom w:val="0"/>
      <w:divBdr>
        <w:top w:val="none" w:sz="0" w:space="0" w:color="auto"/>
        <w:left w:val="none" w:sz="0" w:space="0" w:color="auto"/>
        <w:bottom w:val="none" w:sz="0" w:space="0" w:color="auto"/>
        <w:right w:val="none" w:sz="0" w:space="0" w:color="auto"/>
      </w:divBdr>
    </w:div>
    <w:div w:id="1190753002">
      <w:bodyDiv w:val="1"/>
      <w:marLeft w:val="0"/>
      <w:marRight w:val="0"/>
      <w:marTop w:val="0"/>
      <w:marBottom w:val="0"/>
      <w:divBdr>
        <w:top w:val="none" w:sz="0" w:space="0" w:color="auto"/>
        <w:left w:val="none" w:sz="0" w:space="0" w:color="auto"/>
        <w:bottom w:val="none" w:sz="0" w:space="0" w:color="auto"/>
        <w:right w:val="none" w:sz="0" w:space="0" w:color="auto"/>
      </w:divBdr>
    </w:div>
    <w:div w:id="1191796141">
      <w:bodyDiv w:val="1"/>
      <w:marLeft w:val="0"/>
      <w:marRight w:val="0"/>
      <w:marTop w:val="0"/>
      <w:marBottom w:val="0"/>
      <w:divBdr>
        <w:top w:val="none" w:sz="0" w:space="0" w:color="auto"/>
        <w:left w:val="none" w:sz="0" w:space="0" w:color="auto"/>
        <w:bottom w:val="none" w:sz="0" w:space="0" w:color="auto"/>
        <w:right w:val="none" w:sz="0" w:space="0" w:color="auto"/>
      </w:divBdr>
    </w:div>
    <w:div w:id="1192960556">
      <w:bodyDiv w:val="1"/>
      <w:marLeft w:val="0"/>
      <w:marRight w:val="0"/>
      <w:marTop w:val="0"/>
      <w:marBottom w:val="0"/>
      <w:divBdr>
        <w:top w:val="none" w:sz="0" w:space="0" w:color="auto"/>
        <w:left w:val="none" w:sz="0" w:space="0" w:color="auto"/>
        <w:bottom w:val="none" w:sz="0" w:space="0" w:color="auto"/>
        <w:right w:val="none" w:sz="0" w:space="0" w:color="auto"/>
      </w:divBdr>
    </w:div>
    <w:div w:id="1193886502">
      <w:bodyDiv w:val="1"/>
      <w:marLeft w:val="0"/>
      <w:marRight w:val="0"/>
      <w:marTop w:val="0"/>
      <w:marBottom w:val="0"/>
      <w:divBdr>
        <w:top w:val="none" w:sz="0" w:space="0" w:color="auto"/>
        <w:left w:val="none" w:sz="0" w:space="0" w:color="auto"/>
        <w:bottom w:val="none" w:sz="0" w:space="0" w:color="auto"/>
        <w:right w:val="none" w:sz="0" w:space="0" w:color="auto"/>
      </w:divBdr>
    </w:div>
    <w:div w:id="1194070930">
      <w:bodyDiv w:val="1"/>
      <w:marLeft w:val="0"/>
      <w:marRight w:val="0"/>
      <w:marTop w:val="0"/>
      <w:marBottom w:val="0"/>
      <w:divBdr>
        <w:top w:val="none" w:sz="0" w:space="0" w:color="auto"/>
        <w:left w:val="none" w:sz="0" w:space="0" w:color="auto"/>
        <w:bottom w:val="none" w:sz="0" w:space="0" w:color="auto"/>
        <w:right w:val="none" w:sz="0" w:space="0" w:color="auto"/>
      </w:divBdr>
      <w:divsChild>
        <w:div w:id="399180031">
          <w:marLeft w:val="0"/>
          <w:marRight w:val="0"/>
          <w:marTop w:val="0"/>
          <w:marBottom w:val="0"/>
          <w:divBdr>
            <w:top w:val="none" w:sz="0" w:space="0" w:color="auto"/>
            <w:left w:val="none" w:sz="0" w:space="0" w:color="auto"/>
            <w:bottom w:val="none" w:sz="0" w:space="0" w:color="auto"/>
            <w:right w:val="none" w:sz="0" w:space="0" w:color="auto"/>
          </w:divBdr>
        </w:div>
      </w:divsChild>
    </w:div>
    <w:div w:id="1198423442">
      <w:bodyDiv w:val="1"/>
      <w:marLeft w:val="0"/>
      <w:marRight w:val="0"/>
      <w:marTop w:val="0"/>
      <w:marBottom w:val="0"/>
      <w:divBdr>
        <w:top w:val="none" w:sz="0" w:space="0" w:color="auto"/>
        <w:left w:val="none" w:sz="0" w:space="0" w:color="auto"/>
        <w:bottom w:val="none" w:sz="0" w:space="0" w:color="auto"/>
        <w:right w:val="none" w:sz="0" w:space="0" w:color="auto"/>
      </w:divBdr>
    </w:div>
    <w:div w:id="1199666039">
      <w:bodyDiv w:val="1"/>
      <w:marLeft w:val="0"/>
      <w:marRight w:val="0"/>
      <w:marTop w:val="0"/>
      <w:marBottom w:val="0"/>
      <w:divBdr>
        <w:top w:val="none" w:sz="0" w:space="0" w:color="auto"/>
        <w:left w:val="none" w:sz="0" w:space="0" w:color="auto"/>
        <w:bottom w:val="none" w:sz="0" w:space="0" w:color="auto"/>
        <w:right w:val="none" w:sz="0" w:space="0" w:color="auto"/>
      </w:divBdr>
    </w:div>
    <w:div w:id="1200704143">
      <w:bodyDiv w:val="1"/>
      <w:marLeft w:val="0"/>
      <w:marRight w:val="0"/>
      <w:marTop w:val="0"/>
      <w:marBottom w:val="0"/>
      <w:divBdr>
        <w:top w:val="none" w:sz="0" w:space="0" w:color="auto"/>
        <w:left w:val="none" w:sz="0" w:space="0" w:color="auto"/>
        <w:bottom w:val="none" w:sz="0" w:space="0" w:color="auto"/>
        <w:right w:val="none" w:sz="0" w:space="0" w:color="auto"/>
      </w:divBdr>
    </w:div>
    <w:div w:id="1203903794">
      <w:bodyDiv w:val="1"/>
      <w:marLeft w:val="0"/>
      <w:marRight w:val="0"/>
      <w:marTop w:val="0"/>
      <w:marBottom w:val="0"/>
      <w:divBdr>
        <w:top w:val="none" w:sz="0" w:space="0" w:color="auto"/>
        <w:left w:val="none" w:sz="0" w:space="0" w:color="auto"/>
        <w:bottom w:val="none" w:sz="0" w:space="0" w:color="auto"/>
        <w:right w:val="none" w:sz="0" w:space="0" w:color="auto"/>
      </w:divBdr>
    </w:div>
    <w:div w:id="1204294380">
      <w:bodyDiv w:val="1"/>
      <w:marLeft w:val="0"/>
      <w:marRight w:val="0"/>
      <w:marTop w:val="0"/>
      <w:marBottom w:val="0"/>
      <w:divBdr>
        <w:top w:val="none" w:sz="0" w:space="0" w:color="auto"/>
        <w:left w:val="none" w:sz="0" w:space="0" w:color="auto"/>
        <w:bottom w:val="none" w:sz="0" w:space="0" w:color="auto"/>
        <w:right w:val="none" w:sz="0" w:space="0" w:color="auto"/>
      </w:divBdr>
    </w:div>
    <w:div w:id="1205213063">
      <w:bodyDiv w:val="1"/>
      <w:marLeft w:val="0"/>
      <w:marRight w:val="0"/>
      <w:marTop w:val="0"/>
      <w:marBottom w:val="0"/>
      <w:divBdr>
        <w:top w:val="none" w:sz="0" w:space="0" w:color="auto"/>
        <w:left w:val="none" w:sz="0" w:space="0" w:color="auto"/>
        <w:bottom w:val="none" w:sz="0" w:space="0" w:color="auto"/>
        <w:right w:val="none" w:sz="0" w:space="0" w:color="auto"/>
      </w:divBdr>
    </w:div>
    <w:div w:id="1206060389">
      <w:bodyDiv w:val="1"/>
      <w:marLeft w:val="0"/>
      <w:marRight w:val="0"/>
      <w:marTop w:val="0"/>
      <w:marBottom w:val="0"/>
      <w:divBdr>
        <w:top w:val="none" w:sz="0" w:space="0" w:color="auto"/>
        <w:left w:val="none" w:sz="0" w:space="0" w:color="auto"/>
        <w:bottom w:val="none" w:sz="0" w:space="0" w:color="auto"/>
        <w:right w:val="none" w:sz="0" w:space="0" w:color="auto"/>
      </w:divBdr>
    </w:div>
    <w:div w:id="1206215442">
      <w:bodyDiv w:val="1"/>
      <w:marLeft w:val="0"/>
      <w:marRight w:val="0"/>
      <w:marTop w:val="0"/>
      <w:marBottom w:val="0"/>
      <w:divBdr>
        <w:top w:val="none" w:sz="0" w:space="0" w:color="auto"/>
        <w:left w:val="none" w:sz="0" w:space="0" w:color="auto"/>
        <w:bottom w:val="none" w:sz="0" w:space="0" w:color="auto"/>
        <w:right w:val="none" w:sz="0" w:space="0" w:color="auto"/>
      </w:divBdr>
    </w:div>
    <w:div w:id="1207720276">
      <w:bodyDiv w:val="1"/>
      <w:marLeft w:val="0"/>
      <w:marRight w:val="0"/>
      <w:marTop w:val="0"/>
      <w:marBottom w:val="0"/>
      <w:divBdr>
        <w:top w:val="none" w:sz="0" w:space="0" w:color="auto"/>
        <w:left w:val="none" w:sz="0" w:space="0" w:color="auto"/>
        <w:bottom w:val="none" w:sz="0" w:space="0" w:color="auto"/>
        <w:right w:val="none" w:sz="0" w:space="0" w:color="auto"/>
      </w:divBdr>
    </w:div>
    <w:div w:id="1207983542">
      <w:bodyDiv w:val="1"/>
      <w:marLeft w:val="0"/>
      <w:marRight w:val="0"/>
      <w:marTop w:val="0"/>
      <w:marBottom w:val="0"/>
      <w:divBdr>
        <w:top w:val="none" w:sz="0" w:space="0" w:color="auto"/>
        <w:left w:val="none" w:sz="0" w:space="0" w:color="auto"/>
        <w:bottom w:val="none" w:sz="0" w:space="0" w:color="auto"/>
        <w:right w:val="none" w:sz="0" w:space="0" w:color="auto"/>
      </w:divBdr>
    </w:div>
    <w:div w:id="1210530644">
      <w:bodyDiv w:val="1"/>
      <w:marLeft w:val="0"/>
      <w:marRight w:val="0"/>
      <w:marTop w:val="0"/>
      <w:marBottom w:val="0"/>
      <w:divBdr>
        <w:top w:val="none" w:sz="0" w:space="0" w:color="auto"/>
        <w:left w:val="none" w:sz="0" w:space="0" w:color="auto"/>
        <w:bottom w:val="none" w:sz="0" w:space="0" w:color="auto"/>
        <w:right w:val="none" w:sz="0" w:space="0" w:color="auto"/>
      </w:divBdr>
    </w:div>
    <w:div w:id="1217013102">
      <w:bodyDiv w:val="1"/>
      <w:marLeft w:val="0"/>
      <w:marRight w:val="0"/>
      <w:marTop w:val="0"/>
      <w:marBottom w:val="0"/>
      <w:divBdr>
        <w:top w:val="none" w:sz="0" w:space="0" w:color="auto"/>
        <w:left w:val="none" w:sz="0" w:space="0" w:color="auto"/>
        <w:bottom w:val="none" w:sz="0" w:space="0" w:color="auto"/>
        <w:right w:val="none" w:sz="0" w:space="0" w:color="auto"/>
      </w:divBdr>
    </w:div>
    <w:div w:id="1219972597">
      <w:bodyDiv w:val="1"/>
      <w:marLeft w:val="0"/>
      <w:marRight w:val="0"/>
      <w:marTop w:val="0"/>
      <w:marBottom w:val="0"/>
      <w:divBdr>
        <w:top w:val="none" w:sz="0" w:space="0" w:color="auto"/>
        <w:left w:val="none" w:sz="0" w:space="0" w:color="auto"/>
        <w:bottom w:val="none" w:sz="0" w:space="0" w:color="auto"/>
        <w:right w:val="none" w:sz="0" w:space="0" w:color="auto"/>
      </w:divBdr>
    </w:div>
    <w:div w:id="1224558499">
      <w:bodyDiv w:val="1"/>
      <w:marLeft w:val="0"/>
      <w:marRight w:val="0"/>
      <w:marTop w:val="0"/>
      <w:marBottom w:val="0"/>
      <w:divBdr>
        <w:top w:val="none" w:sz="0" w:space="0" w:color="auto"/>
        <w:left w:val="none" w:sz="0" w:space="0" w:color="auto"/>
        <w:bottom w:val="none" w:sz="0" w:space="0" w:color="auto"/>
        <w:right w:val="none" w:sz="0" w:space="0" w:color="auto"/>
      </w:divBdr>
    </w:div>
    <w:div w:id="1224759067">
      <w:bodyDiv w:val="1"/>
      <w:marLeft w:val="0"/>
      <w:marRight w:val="0"/>
      <w:marTop w:val="0"/>
      <w:marBottom w:val="0"/>
      <w:divBdr>
        <w:top w:val="none" w:sz="0" w:space="0" w:color="auto"/>
        <w:left w:val="none" w:sz="0" w:space="0" w:color="auto"/>
        <w:bottom w:val="none" w:sz="0" w:space="0" w:color="auto"/>
        <w:right w:val="none" w:sz="0" w:space="0" w:color="auto"/>
      </w:divBdr>
    </w:div>
    <w:div w:id="1226839775">
      <w:bodyDiv w:val="1"/>
      <w:marLeft w:val="0"/>
      <w:marRight w:val="0"/>
      <w:marTop w:val="0"/>
      <w:marBottom w:val="0"/>
      <w:divBdr>
        <w:top w:val="none" w:sz="0" w:space="0" w:color="auto"/>
        <w:left w:val="none" w:sz="0" w:space="0" w:color="auto"/>
        <w:bottom w:val="none" w:sz="0" w:space="0" w:color="auto"/>
        <w:right w:val="none" w:sz="0" w:space="0" w:color="auto"/>
      </w:divBdr>
    </w:div>
    <w:div w:id="1231232921">
      <w:bodyDiv w:val="1"/>
      <w:marLeft w:val="0"/>
      <w:marRight w:val="0"/>
      <w:marTop w:val="0"/>
      <w:marBottom w:val="0"/>
      <w:divBdr>
        <w:top w:val="none" w:sz="0" w:space="0" w:color="auto"/>
        <w:left w:val="none" w:sz="0" w:space="0" w:color="auto"/>
        <w:bottom w:val="none" w:sz="0" w:space="0" w:color="auto"/>
        <w:right w:val="none" w:sz="0" w:space="0" w:color="auto"/>
      </w:divBdr>
    </w:div>
    <w:div w:id="1237980891">
      <w:bodyDiv w:val="1"/>
      <w:marLeft w:val="0"/>
      <w:marRight w:val="0"/>
      <w:marTop w:val="0"/>
      <w:marBottom w:val="0"/>
      <w:divBdr>
        <w:top w:val="none" w:sz="0" w:space="0" w:color="auto"/>
        <w:left w:val="none" w:sz="0" w:space="0" w:color="auto"/>
        <w:bottom w:val="none" w:sz="0" w:space="0" w:color="auto"/>
        <w:right w:val="none" w:sz="0" w:space="0" w:color="auto"/>
      </w:divBdr>
    </w:div>
    <w:div w:id="1240019314">
      <w:bodyDiv w:val="1"/>
      <w:marLeft w:val="0"/>
      <w:marRight w:val="0"/>
      <w:marTop w:val="0"/>
      <w:marBottom w:val="0"/>
      <w:divBdr>
        <w:top w:val="none" w:sz="0" w:space="0" w:color="auto"/>
        <w:left w:val="none" w:sz="0" w:space="0" w:color="auto"/>
        <w:bottom w:val="none" w:sz="0" w:space="0" w:color="auto"/>
        <w:right w:val="none" w:sz="0" w:space="0" w:color="auto"/>
      </w:divBdr>
    </w:div>
    <w:div w:id="1242332042">
      <w:bodyDiv w:val="1"/>
      <w:marLeft w:val="0"/>
      <w:marRight w:val="0"/>
      <w:marTop w:val="0"/>
      <w:marBottom w:val="0"/>
      <w:divBdr>
        <w:top w:val="none" w:sz="0" w:space="0" w:color="auto"/>
        <w:left w:val="none" w:sz="0" w:space="0" w:color="auto"/>
        <w:bottom w:val="none" w:sz="0" w:space="0" w:color="auto"/>
        <w:right w:val="none" w:sz="0" w:space="0" w:color="auto"/>
      </w:divBdr>
    </w:div>
    <w:div w:id="1242450862">
      <w:bodyDiv w:val="1"/>
      <w:marLeft w:val="0"/>
      <w:marRight w:val="0"/>
      <w:marTop w:val="0"/>
      <w:marBottom w:val="0"/>
      <w:divBdr>
        <w:top w:val="none" w:sz="0" w:space="0" w:color="auto"/>
        <w:left w:val="none" w:sz="0" w:space="0" w:color="auto"/>
        <w:bottom w:val="none" w:sz="0" w:space="0" w:color="auto"/>
        <w:right w:val="none" w:sz="0" w:space="0" w:color="auto"/>
      </w:divBdr>
    </w:div>
    <w:div w:id="1244757528">
      <w:bodyDiv w:val="1"/>
      <w:marLeft w:val="0"/>
      <w:marRight w:val="0"/>
      <w:marTop w:val="0"/>
      <w:marBottom w:val="0"/>
      <w:divBdr>
        <w:top w:val="none" w:sz="0" w:space="0" w:color="auto"/>
        <w:left w:val="none" w:sz="0" w:space="0" w:color="auto"/>
        <w:bottom w:val="none" w:sz="0" w:space="0" w:color="auto"/>
        <w:right w:val="none" w:sz="0" w:space="0" w:color="auto"/>
      </w:divBdr>
    </w:div>
    <w:div w:id="1245451774">
      <w:bodyDiv w:val="1"/>
      <w:marLeft w:val="0"/>
      <w:marRight w:val="0"/>
      <w:marTop w:val="0"/>
      <w:marBottom w:val="0"/>
      <w:divBdr>
        <w:top w:val="none" w:sz="0" w:space="0" w:color="auto"/>
        <w:left w:val="none" w:sz="0" w:space="0" w:color="auto"/>
        <w:bottom w:val="none" w:sz="0" w:space="0" w:color="auto"/>
        <w:right w:val="none" w:sz="0" w:space="0" w:color="auto"/>
      </w:divBdr>
    </w:div>
    <w:div w:id="1247770114">
      <w:bodyDiv w:val="1"/>
      <w:marLeft w:val="0"/>
      <w:marRight w:val="0"/>
      <w:marTop w:val="0"/>
      <w:marBottom w:val="0"/>
      <w:divBdr>
        <w:top w:val="none" w:sz="0" w:space="0" w:color="auto"/>
        <w:left w:val="none" w:sz="0" w:space="0" w:color="auto"/>
        <w:bottom w:val="none" w:sz="0" w:space="0" w:color="auto"/>
        <w:right w:val="none" w:sz="0" w:space="0" w:color="auto"/>
      </w:divBdr>
    </w:div>
    <w:div w:id="1259405875">
      <w:bodyDiv w:val="1"/>
      <w:marLeft w:val="0"/>
      <w:marRight w:val="0"/>
      <w:marTop w:val="0"/>
      <w:marBottom w:val="0"/>
      <w:divBdr>
        <w:top w:val="none" w:sz="0" w:space="0" w:color="auto"/>
        <w:left w:val="none" w:sz="0" w:space="0" w:color="auto"/>
        <w:bottom w:val="none" w:sz="0" w:space="0" w:color="auto"/>
        <w:right w:val="none" w:sz="0" w:space="0" w:color="auto"/>
      </w:divBdr>
    </w:div>
    <w:div w:id="1259874437">
      <w:bodyDiv w:val="1"/>
      <w:marLeft w:val="0"/>
      <w:marRight w:val="0"/>
      <w:marTop w:val="0"/>
      <w:marBottom w:val="0"/>
      <w:divBdr>
        <w:top w:val="none" w:sz="0" w:space="0" w:color="auto"/>
        <w:left w:val="none" w:sz="0" w:space="0" w:color="auto"/>
        <w:bottom w:val="none" w:sz="0" w:space="0" w:color="auto"/>
        <w:right w:val="none" w:sz="0" w:space="0" w:color="auto"/>
      </w:divBdr>
    </w:div>
    <w:div w:id="1261066673">
      <w:bodyDiv w:val="1"/>
      <w:marLeft w:val="0"/>
      <w:marRight w:val="0"/>
      <w:marTop w:val="0"/>
      <w:marBottom w:val="0"/>
      <w:divBdr>
        <w:top w:val="none" w:sz="0" w:space="0" w:color="auto"/>
        <w:left w:val="none" w:sz="0" w:space="0" w:color="auto"/>
        <w:bottom w:val="none" w:sz="0" w:space="0" w:color="auto"/>
        <w:right w:val="none" w:sz="0" w:space="0" w:color="auto"/>
      </w:divBdr>
    </w:div>
    <w:div w:id="1262566569">
      <w:bodyDiv w:val="1"/>
      <w:marLeft w:val="0"/>
      <w:marRight w:val="0"/>
      <w:marTop w:val="0"/>
      <w:marBottom w:val="0"/>
      <w:divBdr>
        <w:top w:val="none" w:sz="0" w:space="0" w:color="auto"/>
        <w:left w:val="none" w:sz="0" w:space="0" w:color="auto"/>
        <w:bottom w:val="none" w:sz="0" w:space="0" w:color="auto"/>
        <w:right w:val="none" w:sz="0" w:space="0" w:color="auto"/>
      </w:divBdr>
    </w:div>
    <w:div w:id="1263226005">
      <w:bodyDiv w:val="1"/>
      <w:marLeft w:val="0"/>
      <w:marRight w:val="0"/>
      <w:marTop w:val="0"/>
      <w:marBottom w:val="0"/>
      <w:divBdr>
        <w:top w:val="none" w:sz="0" w:space="0" w:color="auto"/>
        <w:left w:val="none" w:sz="0" w:space="0" w:color="auto"/>
        <w:bottom w:val="none" w:sz="0" w:space="0" w:color="auto"/>
        <w:right w:val="none" w:sz="0" w:space="0" w:color="auto"/>
      </w:divBdr>
    </w:div>
    <w:div w:id="1267694258">
      <w:bodyDiv w:val="1"/>
      <w:marLeft w:val="0"/>
      <w:marRight w:val="0"/>
      <w:marTop w:val="0"/>
      <w:marBottom w:val="0"/>
      <w:divBdr>
        <w:top w:val="none" w:sz="0" w:space="0" w:color="auto"/>
        <w:left w:val="none" w:sz="0" w:space="0" w:color="auto"/>
        <w:bottom w:val="none" w:sz="0" w:space="0" w:color="auto"/>
        <w:right w:val="none" w:sz="0" w:space="0" w:color="auto"/>
      </w:divBdr>
    </w:div>
    <w:div w:id="1268731533">
      <w:bodyDiv w:val="1"/>
      <w:marLeft w:val="0"/>
      <w:marRight w:val="0"/>
      <w:marTop w:val="0"/>
      <w:marBottom w:val="0"/>
      <w:divBdr>
        <w:top w:val="none" w:sz="0" w:space="0" w:color="auto"/>
        <w:left w:val="none" w:sz="0" w:space="0" w:color="auto"/>
        <w:bottom w:val="none" w:sz="0" w:space="0" w:color="auto"/>
        <w:right w:val="none" w:sz="0" w:space="0" w:color="auto"/>
      </w:divBdr>
    </w:div>
    <w:div w:id="1269315976">
      <w:bodyDiv w:val="1"/>
      <w:marLeft w:val="0"/>
      <w:marRight w:val="0"/>
      <w:marTop w:val="0"/>
      <w:marBottom w:val="0"/>
      <w:divBdr>
        <w:top w:val="none" w:sz="0" w:space="0" w:color="auto"/>
        <w:left w:val="none" w:sz="0" w:space="0" w:color="auto"/>
        <w:bottom w:val="none" w:sz="0" w:space="0" w:color="auto"/>
        <w:right w:val="none" w:sz="0" w:space="0" w:color="auto"/>
      </w:divBdr>
    </w:div>
    <w:div w:id="1270237011">
      <w:bodyDiv w:val="1"/>
      <w:marLeft w:val="0"/>
      <w:marRight w:val="0"/>
      <w:marTop w:val="0"/>
      <w:marBottom w:val="0"/>
      <w:divBdr>
        <w:top w:val="none" w:sz="0" w:space="0" w:color="auto"/>
        <w:left w:val="none" w:sz="0" w:space="0" w:color="auto"/>
        <w:bottom w:val="none" w:sz="0" w:space="0" w:color="auto"/>
        <w:right w:val="none" w:sz="0" w:space="0" w:color="auto"/>
      </w:divBdr>
    </w:div>
    <w:div w:id="1270547612">
      <w:bodyDiv w:val="1"/>
      <w:marLeft w:val="0"/>
      <w:marRight w:val="0"/>
      <w:marTop w:val="0"/>
      <w:marBottom w:val="0"/>
      <w:divBdr>
        <w:top w:val="none" w:sz="0" w:space="0" w:color="auto"/>
        <w:left w:val="none" w:sz="0" w:space="0" w:color="auto"/>
        <w:bottom w:val="none" w:sz="0" w:space="0" w:color="auto"/>
        <w:right w:val="none" w:sz="0" w:space="0" w:color="auto"/>
      </w:divBdr>
    </w:div>
    <w:div w:id="1271623245">
      <w:bodyDiv w:val="1"/>
      <w:marLeft w:val="0"/>
      <w:marRight w:val="0"/>
      <w:marTop w:val="0"/>
      <w:marBottom w:val="0"/>
      <w:divBdr>
        <w:top w:val="none" w:sz="0" w:space="0" w:color="auto"/>
        <w:left w:val="none" w:sz="0" w:space="0" w:color="auto"/>
        <w:bottom w:val="none" w:sz="0" w:space="0" w:color="auto"/>
        <w:right w:val="none" w:sz="0" w:space="0" w:color="auto"/>
      </w:divBdr>
    </w:div>
    <w:div w:id="1272324621">
      <w:bodyDiv w:val="1"/>
      <w:marLeft w:val="0"/>
      <w:marRight w:val="0"/>
      <w:marTop w:val="0"/>
      <w:marBottom w:val="0"/>
      <w:divBdr>
        <w:top w:val="none" w:sz="0" w:space="0" w:color="auto"/>
        <w:left w:val="none" w:sz="0" w:space="0" w:color="auto"/>
        <w:bottom w:val="none" w:sz="0" w:space="0" w:color="auto"/>
        <w:right w:val="none" w:sz="0" w:space="0" w:color="auto"/>
      </w:divBdr>
    </w:div>
    <w:div w:id="1274165904">
      <w:bodyDiv w:val="1"/>
      <w:marLeft w:val="0"/>
      <w:marRight w:val="0"/>
      <w:marTop w:val="0"/>
      <w:marBottom w:val="0"/>
      <w:divBdr>
        <w:top w:val="none" w:sz="0" w:space="0" w:color="auto"/>
        <w:left w:val="none" w:sz="0" w:space="0" w:color="auto"/>
        <w:bottom w:val="none" w:sz="0" w:space="0" w:color="auto"/>
        <w:right w:val="none" w:sz="0" w:space="0" w:color="auto"/>
      </w:divBdr>
    </w:div>
    <w:div w:id="1276788397">
      <w:bodyDiv w:val="1"/>
      <w:marLeft w:val="0"/>
      <w:marRight w:val="0"/>
      <w:marTop w:val="0"/>
      <w:marBottom w:val="0"/>
      <w:divBdr>
        <w:top w:val="none" w:sz="0" w:space="0" w:color="auto"/>
        <w:left w:val="none" w:sz="0" w:space="0" w:color="auto"/>
        <w:bottom w:val="none" w:sz="0" w:space="0" w:color="auto"/>
        <w:right w:val="none" w:sz="0" w:space="0" w:color="auto"/>
      </w:divBdr>
    </w:div>
    <w:div w:id="1277374306">
      <w:bodyDiv w:val="1"/>
      <w:marLeft w:val="0"/>
      <w:marRight w:val="0"/>
      <w:marTop w:val="0"/>
      <w:marBottom w:val="0"/>
      <w:divBdr>
        <w:top w:val="none" w:sz="0" w:space="0" w:color="auto"/>
        <w:left w:val="none" w:sz="0" w:space="0" w:color="auto"/>
        <w:bottom w:val="none" w:sz="0" w:space="0" w:color="auto"/>
        <w:right w:val="none" w:sz="0" w:space="0" w:color="auto"/>
      </w:divBdr>
    </w:div>
    <w:div w:id="1278952141">
      <w:bodyDiv w:val="1"/>
      <w:marLeft w:val="0"/>
      <w:marRight w:val="0"/>
      <w:marTop w:val="0"/>
      <w:marBottom w:val="0"/>
      <w:divBdr>
        <w:top w:val="none" w:sz="0" w:space="0" w:color="auto"/>
        <w:left w:val="none" w:sz="0" w:space="0" w:color="auto"/>
        <w:bottom w:val="none" w:sz="0" w:space="0" w:color="auto"/>
        <w:right w:val="none" w:sz="0" w:space="0" w:color="auto"/>
      </w:divBdr>
    </w:div>
    <w:div w:id="1279919509">
      <w:bodyDiv w:val="1"/>
      <w:marLeft w:val="0"/>
      <w:marRight w:val="0"/>
      <w:marTop w:val="0"/>
      <w:marBottom w:val="0"/>
      <w:divBdr>
        <w:top w:val="none" w:sz="0" w:space="0" w:color="auto"/>
        <w:left w:val="none" w:sz="0" w:space="0" w:color="auto"/>
        <w:bottom w:val="none" w:sz="0" w:space="0" w:color="auto"/>
        <w:right w:val="none" w:sz="0" w:space="0" w:color="auto"/>
      </w:divBdr>
    </w:div>
    <w:div w:id="1281381900">
      <w:bodyDiv w:val="1"/>
      <w:marLeft w:val="0"/>
      <w:marRight w:val="0"/>
      <w:marTop w:val="0"/>
      <w:marBottom w:val="0"/>
      <w:divBdr>
        <w:top w:val="none" w:sz="0" w:space="0" w:color="auto"/>
        <w:left w:val="none" w:sz="0" w:space="0" w:color="auto"/>
        <w:bottom w:val="none" w:sz="0" w:space="0" w:color="auto"/>
        <w:right w:val="none" w:sz="0" w:space="0" w:color="auto"/>
      </w:divBdr>
    </w:div>
    <w:div w:id="1281451903">
      <w:bodyDiv w:val="1"/>
      <w:marLeft w:val="0"/>
      <w:marRight w:val="0"/>
      <w:marTop w:val="0"/>
      <w:marBottom w:val="0"/>
      <w:divBdr>
        <w:top w:val="none" w:sz="0" w:space="0" w:color="auto"/>
        <w:left w:val="none" w:sz="0" w:space="0" w:color="auto"/>
        <w:bottom w:val="none" w:sz="0" w:space="0" w:color="auto"/>
        <w:right w:val="none" w:sz="0" w:space="0" w:color="auto"/>
      </w:divBdr>
    </w:div>
    <w:div w:id="1281494106">
      <w:bodyDiv w:val="1"/>
      <w:marLeft w:val="0"/>
      <w:marRight w:val="0"/>
      <w:marTop w:val="0"/>
      <w:marBottom w:val="0"/>
      <w:divBdr>
        <w:top w:val="none" w:sz="0" w:space="0" w:color="auto"/>
        <w:left w:val="none" w:sz="0" w:space="0" w:color="auto"/>
        <w:bottom w:val="none" w:sz="0" w:space="0" w:color="auto"/>
        <w:right w:val="none" w:sz="0" w:space="0" w:color="auto"/>
      </w:divBdr>
    </w:div>
    <w:div w:id="1282611046">
      <w:bodyDiv w:val="1"/>
      <w:marLeft w:val="0"/>
      <w:marRight w:val="0"/>
      <w:marTop w:val="0"/>
      <w:marBottom w:val="0"/>
      <w:divBdr>
        <w:top w:val="none" w:sz="0" w:space="0" w:color="auto"/>
        <w:left w:val="none" w:sz="0" w:space="0" w:color="auto"/>
        <w:bottom w:val="none" w:sz="0" w:space="0" w:color="auto"/>
        <w:right w:val="none" w:sz="0" w:space="0" w:color="auto"/>
      </w:divBdr>
    </w:div>
    <w:div w:id="1285621669">
      <w:bodyDiv w:val="1"/>
      <w:marLeft w:val="0"/>
      <w:marRight w:val="0"/>
      <w:marTop w:val="0"/>
      <w:marBottom w:val="0"/>
      <w:divBdr>
        <w:top w:val="none" w:sz="0" w:space="0" w:color="auto"/>
        <w:left w:val="none" w:sz="0" w:space="0" w:color="auto"/>
        <w:bottom w:val="none" w:sz="0" w:space="0" w:color="auto"/>
        <w:right w:val="none" w:sz="0" w:space="0" w:color="auto"/>
      </w:divBdr>
    </w:div>
    <w:div w:id="1286354745">
      <w:bodyDiv w:val="1"/>
      <w:marLeft w:val="0"/>
      <w:marRight w:val="0"/>
      <w:marTop w:val="0"/>
      <w:marBottom w:val="0"/>
      <w:divBdr>
        <w:top w:val="none" w:sz="0" w:space="0" w:color="auto"/>
        <w:left w:val="none" w:sz="0" w:space="0" w:color="auto"/>
        <w:bottom w:val="none" w:sz="0" w:space="0" w:color="auto"/>
        <w:right w:val="none" w:sz="0" w:space="0" w:color="auto"/>
      </w:divBdr>
    </w:div>
    <w:div w:id="1286890946">
      <w:bodyDiv w:val="1"/>
      <w:marLeft w:val="0"/>
      <w:marRight w:val="0"/>
      <w:marTop w:val="0"/>
      <w:marBottom w:val="0"/>
      <w:divBdr>
        <w:top w:val="none" w:sz="0" w:space="0" w:color="auto"/>
        <w:left w:val="none" w:sz="0" w:space="0" w:color="auto"/>
        <w:bottom w:val="none" w:sz="0" w:space="0" w:color="auto"/>
        <w:right w:val="none" w:sz="0" w:space="0" w:color="auto"/>
      </w:divBdr>
    </w:div>
    <w:div w:id="1288202269">
      <w:bodyDiv w:val="1"/>
      <w:marLeft w:val="0"/>
      <w:marRight w:val="0"/>
      <w:marTop w:val="0"/>
      <w:marBottom w:val="0"/>
      <w:divBdr>
        <w:top w:val="none" w:sz="0" w:space="0" w:color="auto"/>
        <w:left w:val="none" w:sz="0" w:space="0" w:color="auto"/>
        <w:bottom w:val="none" w:sz="0" w:space="0" w:color="auto"/>
        <w:right w:val="none" w:sz="0" w:space="0" w:color="auto"/>
      </w:divBdr>
    </w:div>
    <w:div w:id="1289357879">
      <w:bodyDiv w:val="1"/>
      <w:marLeft w:val="0"/>
      <w:marRight w:val="0"/>
      <w:marTop w:val="0"/>
      <w:marBottom w:val="0"/>
      <w:divBdr>
        <w:top w:val="none" w:sz="0" w:space="0" w:color="auto"/>
        <w:left w:val="none" w:sz="0" w:space="0" w:color="auto"/>
        <w:bottom w:val="none" w:sz="0" w:space="0" w:color="auto"/>
        <w:right w:val="none" w:sz="0" w:space="0" w:color="auto"/>
      </w:divBdr>
    </w:div>
    <w:div w:id="1289361907">
      <w:bodyDiv w:val="1"/>
      <w:marLeft w:val="0"/>
      <w:marRight w:val="0"/>
      <w:marTop w:val="0"/>
      <w:marBottom w:val="0"/>
      <w:divBdr>
        <w:top w:val="none" w:sz="0" w:space="0" w:color="auto"/>
        <w:left w:val="none" w:sz="0" w:space="0" w:color="auto"/>
        <w:bottom w:val="none" w:sz="0" w:space="0" w:color="auto"/>
        <w:right w:val="none" w:sz="0" w:space="0" w:color="auto"/>
      </w:divBdr>
    </w:div>
    <w:div w:id="1290162442">
      <w:bodyDiv w:val="1"/>
      <w:marLeft w:val="0"/>
      <w:marRight w:val="0"/>
      <w:marTop w:val="0"/>
      <w:marBottom w:val="0"/>
      <w:divBdr>
        <w:top w:val="none" w:sz="0" w:space="0" w:color="auto"/>
        <w:left w:val="none" w:sz="0" w:space="0" w:color="auto"/>
        <w:bottom w:val="none" w:sz="0" w:space="0" w:color="auto"/>
        <w:right w:val="none" w:sz="0" w:space="0" w:color="auto"/>
      </w:divBdr>
    </w:div>
    <w:div w:id="1290281645">
      <w:bodyDiv w:val="1"/>
      <w:marLeft w:val="0"/>
      <w:marRight w:val="0"/>
      <w:marTop w:val="0"/>
      <w:marBottom w:val="0"/>
      <w:divBdr>
        <w:top w:val="none" w:sz="0" w:space="0" w:color="auto"/>
        <w:left w:val="none" w:sz="0" w:space="0" w:color="auto"/>
        <w:bottom w:val="none" w:sz="0" w:space="0" w:color="auto"/>
        <w:right w:val="none" w:sz="0" w:space="0" w:color="auto"/>
      </w:divBdr>
    </w:div>
    <w:div w:id="1293370087">
      <w:bodyDiv w:val="1"/>
      <w:marLeft w:val="0"/>
      <w:marRight w:val="0"/>
      <w:marTop w:val="0"/>
      <w:marBottom w:val="0"/>
      <w:divBdr>
        <w:top w:val="none" w:sz="0" w:space="0" w:color="auto"/>
        <w:left w:val="none" w:sz="0" w:space="0" w:color="auto"/>
        <w:bottom w:val="none" w:sz="0" w:space="0" w:color="auto"/>
        <w:right w:val="none" w:sz="0" w:space="0" w:color="auto"/>
      </w:divBdr>
    </w:div>
    <w:div w:id="1297681563">
      <w:bodyDiv w:val="1"/>
      <w:marLeft w:val="0"/>
      <w:marRight w:val="0"/>
      <w:marTop w:val="0"/>
      <w:marBottom w:val="0"/>
      <w:divBdr>
        <w:top w:val="none" w:sz="0" w:space="0" w:color="auto"/>
        <w:left w:val="none" w:sz="0" w:space="0" w:color="auto"/>
        <w:bottom w:val="none" w:sz="0" w:space="0" w:color="auto"/>
        <w:right w:val="none" w:sz="0" w:space="0" w:color="auto"/>
      </w:divBdr>
    </w:div>
    <w:div w:id="1298149340">
      <w:bodyDiv w:val="1"/>
      <w:marLeft w:val="0"/>
      <w:marRight w:val="0"/>
      <w:marTop w:val="0"/>
      <w:marBottom w:val="0"/>
      <w:divBdr>
        <w:top w:val="none" w:sz="0" w:space="0" w:color="auto"/>
        <w:left w:val="none" w:sz="0" w:space="0" w:color="auto"/>
        <w:bottom w:val="none" w:sz="0" w:space="0" w:color="auto"/>
        <w:right w:val="none" w:sz="0" w:space="0" w:color="auto"/>
      </w:divBdr>
      <w:divsChild>
        <w:div w:id="396049811">
          <w:marLeft w:val="0"/>
          <w:marRight w:val="0"/>
          <w:marTop w:val="0"/>
          <w:marBottom w:val="0"/>
          <w:divBdr>
            <w:top w:val="none" w:sz="0" w:space="0" w:color="auto"/>
            <w:left w:val="none" w:sz="0" w:space="0" w:color="auto"/>
            <w:bottom w:val="none" w:sz="0" w:space="0" w:color="auto"/>
            <w:right w:val="none" w:sz="0" w:space="0" w:color="auto"/>
          </w:divBdr>
        </w:div>
      </w:divsChild>
    </w:div>
    <w:div w:id="1299919234">
      <w:bodyDiv w:val="1"/>
      <w:marLeft w:val="0"/>
      <w:marRight w:val="0"/>
      <w:marTop w:val="0"/>
      <w:marBottom w:val="0"/>
      <w:divBdr>
        <w:top w:val="none" w:sz="0" w:space="0" w:color="auto"/>
        <w:left w:val="none" w:sz="0" w:space="0" w:color="auto"/>
        <w:bottom w:val="none" w:sz="0" w:space="0" w:color="auto"/>
        <w:right w:val="none" w:sz="0" w:space="0" w:color="auto"/>
      </w:divBdr>
    </w:div>
    <w:div w:id="1302274193">
      <w:bodyDiv w:val="1"/>
      <w:marLeft w:val="0"/>
      <w:marRight w:val="0"/>
      <w:marTop w:val="0"/>
      <w:marBottom w:val="0"/>
      <w:divBdr>
        <w:top w:val="none" w:sz="0" w:space="0" w:color="auto"/>
        <w:left w:val="none" w:sz="0" w:space="0" w:color="auto"/>
        <w:bottom w:val="none" w:sz="0" w:space="0" w:color="auto"/>
        <w:right w:val="none" w:sz="0" w:space="0" w:color="auto"/>
      </w:divBdr>
    </w:div>
    <w:div w:id="1310525030">
      <w:bodyDiv w:val="1"/>
      <w:marLeft w:val="0"/>
      <w:marRight w:val="0"/>
      <w:marTop w:val="0"/>
      <w:marBottom w:val="0"/>
      <w:divBdr>
        <w:top w:val="none" w:sz="0" w:space="0" w:color="auto"/>
        <w:left w:val="none" w:sz="0" w:space="0" w:color="auto"/>
        <w:bottom w:val="none" w:sz="0" w:space="0" w:color="auto"/>
        <w:right w:val="none" w:sz="0" w:space="0" w:color="auto"/>
      </w:divBdr>
    </w:div>
    <w:div w:id="1311210103">
      <w:bodyDiv w:val="1"/>
      <w:marLeft w:val="0"/>
      <w:marRight w:val="0"/>
      <w:marTop w:val="0"/>
      <w:marBottom w:val="0"/>
      <w:divBdr>
        <w:top w:val="none" w:sz="0" w:space="0" w:color="auto"/>
        <w:left w:val="none" w:sz="0" w:space="0" w:color="auto"/>
        <w:bottom w:val="none" w:sz="0" w:space="0" w:color="auto"/>
        <w:right w:val="none" w:sz="0" w:space="0" w:color="auto"/>
      </w:divBdr>
    </w:div>
    <w:div w:id="1312172229">
      <w:bodyDiv w:val="1"/>
      <w:marLeft w:val="0"/>
      <w:marRight w:val="0"/>
      <w:marTop w:val="0"/>
      <w:marBottom w:val="0"/>
      <w:divBdr>
        <w:top w:val="none" w:sz="0" w:space="0" w:color="auto"/>
        <w:left w:val="none" w:sz="0" w:space="0" w:color="auto"/>
        <w:bottom w:val="none" w:sz="0" w:space="0" w:color="auto"/>
        <w:right w:val="none" w:sz="0" w:space="0" w:color="auto"/>
      </w:divBdr>
    </w:div>
    <w:div w:id="1314220100">
      <w:bodyDiv w:val="1"/>
      <w:marLeft w:val="0"/>
      <w:marRight w:val="0"/>
      <w:marTop w:val="0"/>
      <w:marBottom w:val="0"/>
      <w:divBdr>
        <w:top w:val="none" w:sz="0" w:space="0" w:color="auto"/>
        <w:left w:val="none" w:sz="0" w:space="0" w:color="auto"/>
        <w:bottom w:val="none" w:sz="0" w:space="0" w:color="auto"/>
        <w:right w:val="none" w:sz="0" w:space="0" w:color="auto"/>
      </w:divBdr>
    </w:div>
    <w:div w:id="1314603359">
      <w:bodyDiv w:val="1"/>
      <w:marLeft w:val="0"/>
      <w:marRight w:val="0"/>
      <w:marTop w:val="0"/>
      <w:marBottom w:val="0"/>
      <w:divBdr>
        <w:top w:val="none" w:sz="0" w:space="0" w:color="auto"/>
        <w:left w:val="none" w:sz="0" w:space="0" w:color="auto"/>
        <w:bottom w:val="none" w:sz="0" w:space="0" w:color="auto"/>
        <w:right w:val="none" w:sz="0" w:space="0" w:color="auto"/>
      </w:divBdr>
    </w:div>
    <w:div w:id="1314946120">
      <w:bodyDiv w:val="1"/>
      <w:marLeft w:val="0"/>
      <w:marRight w:val="0"/>
      <w:marTop w:val="0"/>
      <w:marBottom w:val="0"/>
      <w:divBdr>
        <w:top w:val="none" w:sz="0" w:space="0" w:color="auto"/>
        <w:left w:val="none" w:sz="0" w:space="0" w:color="auto"/>
        <w:bottom w:val="none" w:sz="0" w:space="0" w:color="auto"/>
        <w:right w:val="none" w:sz="0" w:space="0" w:color="auto"/>
      </w:divBdr>
    </w:div>
    <w:div w:id="1316370324">
      <w:bodyDiv w:val="1"/>
      <w:marLeft w:val="0"/>
      <w:marRight w:val="0"/>
      <w:marTop w:val="0"/>
      <w:marBottom w:val="0"/>
      <w:divBdr>
        <w:top w:val="none" w:sz="0" w:space="0" w:color="auto"/>
        <w:left w:val="none" w:sz="0" w:space="0" w:color="auto"/>
        <w:bottom w:val="none" w:sz="0" w:space="0" w:color="auto"/>
        <w:right w:val="none" w:sz="0" w:space="0" w:color="auto"/>
      </w:divBdr>
    </w:div>
    <w:div w:id="1316642425">
      <w:bodyDiv w:val="1"/>
      <w:marLeft w:val="0"/>
      <w:marRight w:val="0"/>
      <w:marTop w:val="0"/>
      <w:marBottom w:val="0"/>
      <w:divBdr>
        <w:top w:val="none" w:sz="0" w:space="0" w:color="auto"/>
        <w:left w:val="none" w:sz="0" w:space="0" w:color="auto"/>
        <w:bottom w:val="none" w:sz="0" w:space="0" w:color="auto"/>
        <w:right w:val="none" w:sz="0" w:space="0" w:color="auto"/>
      </w:divBdr>
    </w:div>
    <w:div w:id="1319111919">
      <w:bodyDiv w:val="1"/>
      <w:marLeft w:val="0"/>
      <w:marRight w:val="0"/>
      <w:marTop w:val="0"/>
      <w:marBottom w:val="0"/>
      <w:divBdr>
        <w:top w:val="none" w:sz="0" w:space="0" w:color="auto"/>
        <w:left w:val="none" w:sz="0" w:space="0" w:color="auto"/>
        <w:bottom w:val="none" w:sz="0" w:space="0" w:color="auto"/>
        <w:right w:val="none" w:sz="0" w:space="0" w:color="auto"/>
      </w:divBdr>
    </w:div>
    <w:div w:id="1320037102">
      <w:bodyDiv w:val="1"/>
      <w:marLeft w:val="0"/>
      <w:marRight w:val="0"/>
      <w:marTop w:val="0"/>
      <w:marBottom w:val="0"/>
      <w:divBdr>
        <w:top w:val="none" w:sz="0" w:space="0" w:color="auto"/>
        <w:left w:val="none" w:sz="0" w:space="0" w:color="auto"/>
        <w:bottom w:val="none" w:sz="0" w:space="0" w:color="auto"/>
        <w:right w:val="none" w:sz="0" w:space="0" w:color="auto"/>
      </w:divBdr>
    </w:div>
    <w:div w:id="1320426417">
      <w:bodyDiv w:val="1"/>
      <w:marLeft w:val="0"/>
      <w:marRight w:val="0"/>
      <w:marTop w:val="0"/>
      <w:marBottom w:val="0"/>
      <w:divBdr>
        <w:top w:val="none" w:sz="0" w:space="0" w:color="auto"/>
        <w:left w:val="none" w:sz="0" w:space="0" w:color="auto"/>
        <w:bottom w:val="none" w:sz="0" w:space="0" w:color="auto"/>
        <w:right w:val="none" w:sz="0" w:space="0" w:color="auto"/>
      </w:divBdr>
    </w:div>
    <w:div w:id="1321420576">
      <w:bodyDiv w:val="1"/>
      <w:marLeft w:val="0"/>
      <w:marRight w:val="0"/>
      <w:marTop w:val="0"/>
      <w:marBottom w:val="0"/>
      <w:divBdr>
        <w:top w:val="none" w:sz="0" w:space="0" w:color="auto"/>
        <w:left w:val="none" w:sz="0" w:space="0" w:color="auto"/>
        <w:bottom w:val="none" w:sz="0" w:space="0" w:color="auto"/>
        <w:right w:val="none" w:sz="0" w:space="0" w:color="auto"/>
      </w:divBdr>
    </w:div>
    <w:div w:id="1321546039">
      <w:bodyDiv w:val="1"/>
      <w:marLeft w:val="0"/>
      <w:marRight w:val="0"/>
      <w:marTop w:val="0"/>
      <w:marBottom w:val="0"/>
      <w:divBdr>
        <w:top w:val="none" w:sz="0" w:space="0" w:color="auto"/>
        <w:left w:val="none" w:sz="0" w:space="0" w:color="auto"/>
        <w:bottom w:val="none" w:sz="0" w:space="0" w:color="auto"/>
        <w:right w:val="none" w:sz="0" w:space="0" w:color="auto"/>
      </w:divBdr>
    </w:div>
    <w:div w:id="1321733542">
      <w:bodyDiv w:val="1"/>
      <w:marLeft w:val="0"/>
      <w:marRight w:val="0"/>
      <w:marTop w:val="0"/>
      <w:marBottom w:val="0"/>
      <w:divBdr>
        <w:top w:val="none" w:sz="0" w:space="0" w:color="auto"/>
        <w:left w:val="none" w:sz="0" w:space="0" w:color="auto"/>
        <w:bottom w:val="none" w:sz="0" w:space="0" w:color="auto"/>
        <w:right w:val="none" w:sz="0" w:space="0" w:color="auto"/>
      </w:divBdr>
    </w:div>
    <w:div w:id="1322155930">
      <w:bodyDiv w:val="1"/>
      <w:marLeft w:val="0"/>
      <w:marRight w:val="0"/>
      <w:marTop w:val="0"/>
      <w:marBottom w:val="0"/>
      <w:divBdr>
        <w:top w:val="none" w:sz="0" w:space="0" w:color="auto"/>
        <w:left w:val="none" w:sz="0" w:space="0" w:color="auto"/>
        <w:bottom w:val="none" w:sz="0" w:space="0" w:color="auto"/>
        <w:right w:val="none" w:sz="0" w:space="0" w:color="auto"/>
      </w:divBdr>
    </w:div>
    <w:div w:id="1325278545">
      <w:bodyDiv w:val="1"/>
      <w:marLeft w:val="0"/>
      <w:marRight w:val="0"/>
      <w:marTop w:val="0"/>
      <w:marBottom w:val="0"/>
      <w:divBdr>
        <w:top w:val="none" w:sz="0" w:space="0" w:color="auto"/>
        <w:left w:val="none" w:sz="0" w:space="0" w:color="auto"/>
        <w:bottom w:val="none" w:sz="0" w:space="0" w:color="auto"/>
        <w:right w:val="none" w:sz="0" w:space="0" w:color="auto"/>
      </w:divBdr>
    </w:div>
    <w:div w:id="1333798163">
      <w:bodyDiv w:val="1"/>
      <w:marLeft w:val="0"/>
      <w:marRight w:val="0"/>
      <w:marTop w:val="0"/>
      <w:marBottom w:val="0"/>
      <w:divBdr>
        <w:top w:val="none" w:sz="0" w:space="0" w:color="auto"/>
        <w:left w:val="none" w:sz="0" w:space="0" w:color="auto"/>
        <w:bottom w:val="none" w:sz="0" w:space="0" w:color="auto"/>
        <w:right w:val="none" w:sz="0" w:space="0" w:color="auto"/>
      </w:divBdr>
    </w:div>
    <w:div w:id="1335763537">
      <w:bodyDiv w:val="1"/>
      <w:marLeft w:val="0"/>
      <w:marRight w:val="0"/>
      <w:marTop w:val="0"/>
      <w:marBottom w:val="0"/>
      <w:divBdr>
        <w:top w:val="none" w:sz="0" w:space="0" w:color="auto"/>
        <w:left w:val="none" w:sz="0" w:space="0" w:color="auto"/>
        <w:bottom w:val="none" w:sz="0" w:space="0" w:color="auto"/>
        <w:right w:val="none" w:sz="0" w:space="0" w:color="auto"/>
      </w:divBdr>
    </w:div>
    <w:div w:id="1338650260">
      <w:bodyDiv w:val="1"/>
      <w:marLeft w:val="0"/>
      <w:marRight w:val="0"/>
      <w:marTop w:val="0"/>
      <w:marBottom w:val="0"/>
      <w:divBdr>
        <w:top w:val="none" w:sz="0" w:space="0" w:color="auto"/>
        <w:left w:val="none" w:sz="0" w:space="0" w:color="auto"/>
        <w:bottom w:val="none" w:sz="0" w:space="0" w:color="auto"/>
        <w:right w:val="none" w:sz="0" w:space="0" w:color="auto"/>
      </w:divBdr>
    </w:div>
    <w:div w:id="1341591258">
      <w:bodyDiv w:val="1"/>
      <w:marLeft w:val="0"/>
      <w:marRight w:val="0"/>
      <w:marTop w:val="0"/>
      <w:marBottom w:val="0"/>
      <w:divBdr>
        <w:top w:val="none" w:sz="0" w:space="0" w:color="auto"/>
        <w:left w:val="none" w:sz="0" w:space="0" w:color="auto"/>
        <w:bottom w:val="none" w:sz="0" w:space="0" w:color="auto"/>
        <w:right w:val="none" w:sz="0" w:space="0" w:color="auto"/>
      </w:divBdr>
    </w:div>
    <w:div w:id="1342002324">
      <w:bodyDiv w:val="1"/>
      <w:marLeft w:val="0"/>
      <w:marRight w:val="0"/>
      <w:marTop w:val="0"/>
      <w:marBottom w:val="0"/>
      <w:divBdr>
        <w:top w:val="none" w:sz="0" w:space="0" w:color="auto"/>
        <w:left w:val="none" w:sz="0" w:space="0" w:color="auto"/>
        <w:bottom w:val="none" w:sz="0" w:space="0" w:color="auto"/>
        <w:right w:val="none" w:sz="0" w:space="0" w:color="auto"/>
      </w:divBdr>
    </w:div>
    <w:div w:id="1342196457">
      <w:bodyDiv w:val="1"/>
      <w:marLeft w:val="0"/>
      <w:marRight w:val="0"/>
      <w:marTop w:val="0"/>
      <w:marBottom w:val="0"/>
      <w:divBdr>
        <w:top w:val="none" w:sz="0" w:space="0" w:color="auto"/>
        <w:left w:val="none" w:sz="0" w:space="0" w:color="auto"/>
        <w:bottom w:val="none" w:sz="0" w:space="0" w:color="auto"/>
        <w:right w:val="none" w:sz="0" w:space="0" w:color="auto"/>
      </w:divBdr>
    </w:div>
    <w:div w:id="1343556540">
      <w:bodyDiv w:val="1"/>
      <w:marLeft w:val="0"/>
      <w:marRight w:val="0"/>
      <w:marTop w:val="0"/>
      <w:marBottom w:val="0"/>
      <w:divBdr>
        <w:top w:val="none" w:sz="0" w:space="0" w:color="auto"/>
        <w:left w:val="none" w:sz="0" w:space="0" w:color="auto"/>
        <w:bottom w:val="none" w:sz="0" w:space="0" w:color="auto"/>
        <w:right w:val="none" w:sz="0" w:space="0" w:color="auto"/>
      </w:divBdr>
    </w:div>
    <w:div w:id="1343818500">
      <w:bodyDiv w:val="1"/>
      <w:marLeft w:val="0"/>
      <w:marRight w:val="0"/>
      <w:marTop w:val="0"/>
      <w:marBottom w:val="0"/>
      <w:divBdr>
        <w:top w:val="none" w:sz="0" w:space="0" w:color="auto"/>
        <w:left w:val="none" w:sz="0" w:space="0" w:color="auto"/>
        <w:bottom w:val="none" w:sz="0" w:space="0" w:color="auto"/>
        <w:right w:val="none" w:sz="0" w:space="0" w:color="auto"/>
      </w:divBdr>
    </w:div>
    <w:div w:id="1347361473">
      <w:bodyDiv w:val="1"/>
      <w:marLeft w:val="0"/>
      <w:marRight w:val="0"/>
      <w:marTop w:val="0"/>
      <w:marBottom w:val="0"/>
      <w:divBdr>
        <w:top w:val="none" w:sz="0" w:space="0" w:color="auto"/>
        <w:left w:val="none" w:sz="0" w:space="0" w:color="auto"/>
        <w:bottom w:val="none" w:sz="0" w:space="0" w:color="auto"/>
        <w:right w:val="none" w:sz="0" w:space="0" w:color="auto"/>
      </w:divBdr>
    </w:div>
    <w:div w:id="1353452757">
      <w:bodyDiv w:val="1"/>
      <w:marLeft w:val="0"/>
      <w:marRight w:val="0"/>
      <w:marTop w:val="0"/>
      <w:marBottom w:val="0"/>
      <w:divBdr>
        <w:top w:val="none" w:sz="0" w:space="0" w:color="auto"/>
        <w:left w:val="none" w:sz="0" w:space="0" w:color="auto"/>
        <w:bottom w:val="none" w:sz="0" w:space="0" w:color="auto"/>
        <w:right w:val="none" w:sz="0" w:space="0" w:color="auto"/>
      </w:divBdr>
    </w:div>
    <w:div w:id="1354452148">
      <w:bodyDiv w:val="1"/>
      <w:marLeft w:val="0"/>
      <w:marRight w:val="0"/>
      <w:marTop w:val="0"/>
      <w:marBottom w:val="0"/>
      <w:divBdr>
        <w:top w:val="none" w:sz="0" w:space="0" w:color="auto"/>
        <w:left w:val="none" w:sz="0" w:space="0" w:color="auto"/>
        <w:bottom w:val="none" w:sz="0" w:space="0" w:color="auto"/>
        <w:right w:val="none" w:sz="0" w:space="0" w:color="auto"/>
      </w:divBdr>
    </w:div>
    <w:div w:id="1361975264">
      <w:bodyDiv w:val="1"/>
      <w:marLeft w:val="0"/>
      <w:marRight w:val="0"/>
      <w:marTop w:val="0"/>
      <w:marBottom w:val="0"/>
      <w:divBdr>
        <w:top w:val="none" w:sz="0" w:space="0" w:color="auto"/>
        <w:left w:val="none" w:sz="0" w:space="0" w:color="auto"/>
        <w:bottom w:val="none" w:sz="0" w:space="0" w:color="auto"/>
        <w:right w:val="none" w:sz="0" w:space="0" w:color="auto"/>
      </w:divBdr>
    </w:div>
    <w:div w:id="1365132814">
      <w:bodyDiv w:val="1"/>
      <w:marLeft w:val="0"/>
      <w:marRight w:val="0"/>
      <w:marTop w:val="0"/>
      <w:marBottom w:val="0"/>
      <w:divBdr>
        <w:top w:val="none" w:sz="0" w:space="0" w:color="auto"/>
        <w:left w:val="none" w:sz="0" w:space="0" w:color="auto"/>
        <w:bottom w:val="none" w:sz="0" w:space="0" w:color="auto"/>
        <w:right w:val="none" w:sz="0" w:space="0" w:color="auto"/>
      </w:divBdr>
    </w:div>
    <w:div w:id="1368875340">
      <w:bodyDiv w:val="1"/>
      <w:marLeft w:val="0"/>
      <w:marRight w:val="0"/>
      <w:marTop w:val="0"/>
      <w:marBottom w:val="0"/>
      <w:divBdr>
        <w:top w:val="none" w:sz="0" w:space="0" w:color="auto"/>
        <w:left w:val="none" w:sz="0" w:space="0" w:color="auto"/>
        <w:bottom w:val="none" w:sz="0" w:space="0" w:color="auto"/>
        <w:right w:val="none" w:sz="0" w:space="0" w:color="auto"/>
      </w:divBdr>
    </w:div>
    <w:div w:id="1370179622">
      <w:bodyDiv w:val="1"/>
      <w:marLeft w:val="0"/>
      <w:marRight w:val="0"/>
      <w:marTop w:val="0"/>
      <w:marBottom w:val="0"/>
      <w:divBdr>
        <w:top w:val="none" w:sz="0" w:space="0" w:color="auto"/>
        <w:left w:val="none" w:sz="0" w:space="0" w:color="auto"/>
        <w:bottom w:val="none" w:sz="0" w:space="0" w:color="auto"/>
        <w:right w:val="none" w:sz="0" w:space="0" w:color="auto"/>
      </w:divBdr>
    </w:div>
    <w:div w:id="1370913068">
      <w:bodyDiv w:val="1"/>
      <w:marLeft w:val="0"/>
      <w:marRight w:val="0"/>
      <w:marTop w:val="0"/>
      <w:marBottom w:val="0"/>
      <w:divBdr>
        <w:top w:val="none" w:sz="0" w:space="0" w:color="auto"/>
        <w:left w:val="none" w:sz="0" w:space="0" w:color="auto"/>
        <w:bottom w:val="none" w:sz="0" w:space="0" w:color="auto"/>
        <w:right w:val="none" w:sz="0" w:space="0" w:color="auto"/>
      </w:divBdr>
    </w:div>
    <w:div w:id="1371030934">
      <w:bodyDiv w:val="1"/>
      <w:marLeft w:val="0"/>
      <w:marRight w:val="0"/>
      <w:marTop w:val="0"/>
      <w:marBottom w:val="0"/>
      <w:divBdr>
        <w:top w:val="none" w:sz="0" w:space="0" w:color="auto"/>
        <w:left w:val="none" w:sz="0" w:space="0" w:color="auto"/>
        <w:bottom w:val="none" w:sz="0" w:space="0" w:color="auto"/>
        <w:right w:val="none" w:sz="0" w:space="0" w:color="auto"/>
      </w:divBdr>
    </w:div>
    <w:div w:id="1373385104">
      <w:bodyDiv w:val="1"/>
      <w:marLeft w:val="0"/>
      <w:marRight w:val="0"/>
      <w:marTop w:val="0"/>
      <w:marBottom w:val="0"/>
      <w:divBdr>
        <w:top w:val="none" w:sz="0" w:space="0" w:color="auto"/>
        <w:left w:val="none" w:sz="0" w:space="0" w:color="auto"/>
        <w:bottom w:val="none" w:sz="0" w:space="0" w:color="auto"/>
        <w:right w:val="none" w:sz="0" w:space="0" w:color="auto"/>
      </w:divBdr>
    </w:div>
    <w:div w:id="1373731408">
      <w:bodyDiv w:val="1"/>
      <w:marLeft w:val="0"/>
      <w:marRight w:val="0"/>
      <w:marTop w:val="0"/>
      <w:marBottom w:val="0"/>
      <w:divBdr>
        <w:top w:val="none" w:sz="0" w:space="0" w:color="auto"/>
        <w:left w:val="none" w:sz="0" w:space="0" w:color="auto"/>
        <w:bottom w:val="none" w:sz="0" w:space="0" w:color="auto"/>
        <w:right w:val="none" w:sz="0" w:space="0" w:color="auto"/>
      </w:divBdr>
    </w:div>
    <w:div w:id="1376656332">
      <w:bodyDiv w:val="1"/>
      <w:marLeft w:val="0"/>
      <w:marRight w:val="0"/>
      <w:marTop w:val="0"/>
      <w:marBottom w:val="0"/>
      <w:divBdr>
        <w:top w:val="none" w:sz="0" w:space="0" w:color="auto"/>
        <w:left w:val="none" w:sz="0" w:space="0" w:color="auto"/>
        <w:bottom w:val="none" w:sz="0" w:space="0" w:color="auto"/>
        <w:right w:val="none" w:sz="0" w:space="0" w:color="auto"/>
      </w:divBdr>
    </w:div>
    <w:div w:id="1378164716">
      <w:bodyDiv w:val="1"/>
      <w:marLeft w:val="0"/>
      <w:marRight w:val="0"/>
      <w:marTop w:val="0"/>
      <w:marBottom w:val="0"/>
      <w:divBdr>
        <w:top w:val="none" w:sz="0" w:space="0" w:color="auto"/>
        <w:left w:val="none" w:sz="0" w:space="0" w:color="auto"/>
        <w:bottom w:val="none" w:sz="0" w:space="0" w:color="auto"/>
        <w:right w:val="none" w:sz="0" w:space="0" w:color="auto"/>
      </w:divBdr>
    </w:div>
    <w:div w:id="1378243761">
      <w:bodyDiv w:val="1"/>
      <w:marLeft w:val="0"/>
      <w:marRight w:val="0"/>
      <w:marTop w:val="0"/>
      <w:marBottom w:val="0"/>
      <w:divBdr>
        <w:top w:val="none" w:sz="0" w:space="0" w:color="auto"/>
        <w:left w:val="none" w:sz="0" w:space="0" w:color="auto"/>
        <w:bottom w:val="none" w:sz="0" w:space="0" w:color="auto"/>
        <w:right w:val="none" w:sz="0" w:space="0" w:color="auto"/>
      </w:divBdr>
    </w:div>
    <w:div w:id="1381175026">
      <w:bodyDiv w:val="1"/>
      <w:marLeft w:val="0"/>
      <w:marRight w:val="0"/>
      <w:marTop w:val="0"/>
      <w:marBottom w:val="0"/>
      <w:divBdr>
        <w:top w:val="none" w:sz="0" w:space="0" w:color="auto"/>
        <w:left w:val="none" w:sz="0" w:space="0" w:color="auto"/>
        <w:bottom w:val="none" w:sz="0" w:space="0" w:color="auto"/>
        <w:right w:val="none" w:sz="0" w:space="0" w:color="auto"/>
      </w:divBdr>
    </w:div>
    <w:div w:id="1385637063">
      <w:bodyDiv w:val="1"/>
      <w:marLeft w:val="0"/>
      <w:marRight w:val="0"/>
      <w:marTop w:val="0"/>
      <w:marBottom w:val="0"/>
      <w:divBdr>
        <w:top w:val="none" w:sz="0" w:space="0" w:color="auto"/>
        <w:left w:val="none" w:sz="0" w:space="0" w:color="auto"/>
        <w:bottom w:val="none" w:sz="0" w:space="0" w:color="auto"/>
        <w:right w:val="none" w:sz="0" w:space="0" w:color="auto"/>
      </w:divBdr>
    </w:div>
    <w:div w:id="1389180759">
      <w:bodyDiv w:val="1"/>
      <w:marLeft w:val="0"/>
      <w:marRight w:val="0"/>
      <w:marTop w:val="0"/>
      <w:marBottom w:val="0"/>
      <w:divBdr>
        <w:top w:val="none" w:sz="0" w:space="0" w:color="auto"/>
        <w:left w:val="none" w:sz="0" w:space="0" w:color="auto"/>
        <w:bottom w:val="none" w:sz="0" w:space="0" w:color="auto"/>
        <w:right w:val="none" w:sz="0" w:space="0" w:color="auto"/>
      </w:divBdr>
    </w:div>
    <w:div w:id="1389185305">
      <w:bodyDiv w:val="1"/>
      <w:marLeft w:val="0"/>
      <w:marRight w:val="0"/>
      <w:marTop w:val="0"/>
      <w:marBottom w:val="0"/>
      <w:divBdr>
        <w:top w:val="none" w:sz="0" w:space="0" w:color="auto"/>
        <w:left w:val="none" w:sz="0" w:space="0" w:color="auto"/>
        <w:bottom w:val="none" w:sz="0" w:space="0" w:color="auto"/>
        <w:right w:val="none" w:sz="0" w:space="0" w:color="auto"/>
      </w:divBdr>
    </w:div>
    <w:div w:id="1389691300">
      <w:bodyDiv w:val="1"/>
      <w:marLeft w:val="0"/>
      <w:marRight w:val="0"/>
      <w:marTop w:val="0"/>
      <w:marBottom w:val="0"/>
      <w:divBdr>
        <w:top w:val="none" w:sz="0" w:space="0" w:color="auto"/>
        <w:left w:val="none" w:sz="0" w:space="0" w:color="auto"/>
        <w:bottom w:val="none" w:sz="0" w:space="0" w:color="auto"/>
        <w:right w:val="none" w:sz="0" w:space="0" w:color="auto"/>
      </w:divBdr>
    </w:div>
    <w:div w:id="1390152960">
      <w:bodyDiv w:val="1"/>
      <w:marLeft w:val="0"/>
      <w:marRight w:val="0"/>
      <w:marTop w:val="0"/>
      <w:marBottom w:val="0"/>
      <w:divBdr>
        <w:top w:val="none" w:sz="0" w:space="0" w:color="auto"/>
        <w:left w:val="none" w:sz="0" w:space="0" w:color="auto"/>
        <w:bottom w:val="none" w:sz="0" w:space="0" w:color="auto"/>
        <w:right w:val="none" w:sz="0" w:space="0" w:color="auto"/>
      </w:divBdr>
    </w:div>
    <w:div w:id="1392002942">
      <w:bodyDiv w:val="1"/>
      <w:marLeft w:val="0"/>
      <w:marRight w:val="0"/>
      <w:marTop w:val="0"/>
      <w:marBottom w:val="0"/>
      <w:divBdr>
        <w:top w:val="none" w:sz="0" w:space="0" w:color="auto"/>
        <w:left w:val="none" w:sz="0" w:space="0" w:color="auto"/>
        <w:bottom w:val="none" w:sz="0" w:space="0" w:color="auto"/>
        <w:right w:val="none" w:sz="0" w:space="0" w:color="auto"/>
      </w:divBdr>
    </w:div>
    <w:div w:id="1393456269">
      <w:bodyDiv w:val="1"/>
      <w:marLeft w:val="0"/>
      <w:marRight w:val="0"/>
      <w:marTop w:val="0"/>
      <w:marBottom w:val="0"/>
      <w:divBdr>
        <w:top w:val="none" w:sz="0" w:space="0" w:color="auto"/>
        <w:left w:val="none" w:sz="0" w:space="0" w:color="auto"/>
        <w:bottom w:val="none" w:sz="0" w:space="0" w:color="auto"/>
        <w:right w:val="none" w:sz="0" w:space="0" w:color="auto"/>
      </w:divBdr>
    </w:div>
    <w:div w:id="1396052951">
      <w:bodyDiv w:val="1"/>
      <w:marLeft w:val="0"/>
      <w:marRight w:val="0"/>
      <w:marTop w:val="0"/>
      <w:marBottom w:val="0"/>
      <w:divBdr>
        <w:top w:val="none" w:sz="0" w:space="0" w:color="auto"/>
        <w:left w:val="none" w:sz="0" w:space="0" w:color="auto"/>
        <w:bottom w:val="none" w:sz="0" w:space="0" w:color="auto"/>
        <w:right w:val="none" w:sz="0" w:space="0" w:color="auto"/>
      </w:divBdr>
    </w:div>
    <w:div w:id="1396397142">
      <w:bodyDiv w:val="1"/>
      <w:marLeft w:val="0"/>
      <w:marRight w:val="0"/>
      <w:marTop w:val="0"/>
      <w:marBottom w:val="0"/>
      <w:divBdr>
        <w:top w:val="none" w:sz="0" w:space="0" w:color="auto"/>
        <w:left w:val="none" w:sz="0" w:space="0" w:color="auto"/>
        <w:bottom w:val="none" w:sz="0" w:space="0" w:color="auto"/>
        <w:right w:val="none" w:sz="0" w:space="0" w:color="auto"/>
      </w:divBdr>
    </w:div>
    <w:div w:id="1397780005">
      <w:bodyDiv w:val="1"/>
      <w:marLeft w:val="0"/>
      <w:marRight w:val="0"/>
      <w:marTop w:val="0"/>
      <w:marBottom w:val="0"/>
      <w:divBdr>
        <w:top w:val="none" w:sz="0" w:space="0" w:color="auto"/>
        <w:left w:val="none" w:sz="0" w:space="0" w:color="auto"/>
        <w:bottom w:val="none" w:sz="0" w:space="0" w:color="auto"/>
        <w:right w:val="none" w:sz="0" w:space="0" w:color="auto"/>
      </w:divBdr>
    </w:div>
    <w:div w:id="1398626369">
      <w:bodyDiv w:val="1"/>
      <w:marLeft w:val="0"/>
      <w:marRight w:val="0"/>
      <w:marTop w:val="0"/>
      <w:marBottom w:val="0"/>
      <w:divBdr>
        <w:top w:val="none" w:sz="0" w:space="0" w:color="auto"/>
        <w:left w:val="none" w:sz="0" w:space="0" w:color="auto"/>
        <w:bottom w:val="none" w:sz="0" w:space="0" w:color="auto"/>
        <w:right w:val="none" w:sz="0" w:space="0" w:color="auto"/>
      </w:divBdr>
    </w:div>
    <w:div w:id="1400591292">
      <w:bodyDiv w:val="1"/>
      <w:marLeft w:val="0"/>
      <w:marRight w:val="0"/>
      <w:marTop w:val="0"/>
      <w:marBottom w:val="0"/>
      <w:divBdr>
        <w:top w:val="none" w:sz="0" w:space="0" w:color="auto"/>
        <w:left w:val="none" w:sz="0" w:space="0" w:color="auto"/>
        <w:bottom w:val="none" w:sz="0" w:space="0" w:color="auto"/>
        <w:right w:val="none" w:sz="0" w:space="0" w:color="auto"/>
      </w:divBdr>
    </w:div>
    <w:div w:id="1405032123">
      <w:bodyDiv w:val="1"/>
      <w:marLeft w:val="0"/>
      <w:marRight w:val="0"/>
      <w:marTop w:val="0"/>
      <w:marBottom w:val="0"/>
      <w:divBdr>
        <w:top w:val="none" w:sz="0" w:space="0" w:color="auto"/>
        <w:left w:val="none" w:sz="0" w:space="0" w:color="auto"/>
        <w:bottom w:val="none" w:sz="0" w:space="0" w:color="auto"/>
        <w:right w:val="none" w:sz="0" w:space="0" w:color="auto"/>
      </w:divBdr>
    </w:div>
    <w:div w:id="1406877074">
      <w:bodyDiv w:val="1"/>
      <w:marLeft w:val="0"/>
      <w:marRight w:val="0"/>
      <w:marTop w:val="0"/>
      <w:marBottom w:val="0"/>
      <w:divBdr>
        <w:top w:val="none" w:sz="0" w:space="0" w:color="auto"/>
        <w:left w:val="none" w:sz="0" w:space="0" w:color="auto"/>
        <w:bottom w:val="none" w:sz="0" w:space="0" w:color="auto"/>
        <w:right w:val="none" w:sz="0" w:space="0" w:color="auto"/>
      </w:divBdr>
      <w:divsChild>
        <w:div w:id="508839519">
          <w:marLeft w:val="0"/>
          <w:marRight w:val="0"/>
          <w:marTop w:val="0"/>
          <w:marBottom w:val="0"/>
          <w:divBdr>
            <w:top w:val="none" w:sz="0" w:space="0" w:color="auto"/>
            <w:left w:val="none" w:sz="0" w:space="0" w:color="auto"/>
            <w:bottom w:val="none" w:sz="0" w:space="0" w:color="auto"/>
            <w:right w:val="none" w:sz="0" w:space="0" w:color="auto"/>
          </w:divBdr>
        </w:div>
      </w:divsChild>
    </w:div>
    <w:div w:id="1407796796">
      <w:bodyDiv w:val="1"/>
      <w:marLeft w:val="0"/>
      <w:marRight w:val="0"/>
      <w:marTop w:val="0"/>
      <w:marBottom w:val="0"/>
      <w:divBdr>
        <w:top w:val="none" w:sz="0" w:space="0" w:color="auto"/>
        <w:left w:val="none" w:sz="0" w:space="0" w:color="auto"/>
        <w:bottom w:val="none" w:sz="0" w:space="0" w:color="auto"/>
        <w:right w:val="none" w:sz="0" w:space="0" w:color="auto"/>
      </w:divBdr>
    </w:div>
    <w:div w:id="1411581599">
      <w:bodyDiv w:val="1"/>
      <w:marLeft w:val="0"/>
      <w:marRight w:val="0"/>
      <w:marTop w:val="0"/>
      <w:marBottom w:val="0"/>
      <w:divBdr>
        <w:top w:val="none" w:sz="0" w:space="0" w:color="auto"/>
        <w:left w:val="none" w:sz="0" w:space="0" w:color="auto"/>
        <w:bottom w:val="none" w:sz="0" w:space="0" w:color="auto"/>
        <w:right w:val="none" w:sz="0" w:space="0" w:color="auto"/>
      </w:divBdr>
    </w:div>
    <w:div w:id="1416124856">
      <w:bodyDiv w:val="1"/>
      <w:marLeft w:val="0"/>
      <w:marRight w:val="0"/>
      <w:marTop w:val="0"/>
      <w:marBottom w:val="0"/>
      <w:divBdr>
        <w:top w:val="none" w:sz="0" w:space="0" w:color="auto"/>
        <w:left w:val="none" w:sz="0" w:space="0" w:color="auto"/>
        <w:bottom w:val="none" w:sz="0" w:space="0" w:color="auto"/>
        <w:right w:val="none" w:sz="0" w:space="0" w:color="auto"/>
      </w:divBdr>
    </w:div>
    <w:div w:id="1416396179">
      <w:bodyDiv w:val="1"/>
      <w:marLeft w:val="0"/>
      <w:marRight w:val="0"/>
      <w:marTop w:val="0"/>
      <w:marBottom w:val="0"/>
      <w:divBdr>
        <w:top w:val="none" w:sz="0" w:space="0" w:color="auto"/>
        <w:left w:val="none" w:sz="0" w:space="0" w:color="auto"/>
        <w:bottom w:val="none" w:sz="0" w:space="0" w:color="auto"/>
        <w:right w:val="none" w:sz="0" w:space="0" w:color="auto"/>
      </w:divBdr>
    </w:div>
    <w:div w:id="1417171471">
      <w:bodyDiv w:val="1"/>
      <w:marLeft w:val="0"/>
      <w:marRight w:val="0"/>
      <w:marTop w:val="0"/>
      <w:marBottom w:val="0"/>
      <w:divBdr>
        <w:top w:val="none" w:sz="0" w:space="0" w:color="auto"/>
        <w:left w:val="none" w:sz="0" w:space="0" w:color="auto"/>
        <w:bottom w:val="none" w:sz="0" w:space="0" w:color="auto"/>
        <w:right w:val="none" w:sz="0" w:space="0" w:color="auto"/>
      </w:divBdr>
    </w:div>
    <w:div w:id="1425762170">
      <w:bodyDiv w:val="1"/>
      <w:marLeft w:val="0"/>
      <w:marRight w:val="0"/>
      <w:marTop w:val="0"/>
      <w:marBottom w:val="0"/>
      <w:divBdr>
        <w:top w:val="none" w:sz="0" w:space="0" w:color="auto"/>
        <w:left w:val="none" w:sz="0" w:space="0" w:color="auto"/>
        <w:bottom w:val="none" w:sz="0" w:space="0" w:color="auto"/>
        <w:right w:val="none" w:sz="0" w:space="0" w:color="auto"/>
      </w:divBdr>
    </w:div>
    <w:div w:id="1428651132">
      <w:bodyDiv w:val="1"/>
      <w:marLeft w:val="0"/>
      <w:marRight w:val="0"/>
      <w:marTop w:val="0"/>
      <w:marBottom w:val="0"/>
      <w:divBdr>
        <w:top w:val="none" w:sz="0" w:space="0" w:color="auto"/>
        <w:left w:val="none" w:sz="0" w:space="0" w:color="auto"/>
        <w:bottom w:val="none" w:sz="0" w:space="0" w:color="auto"/>
        <w:right w:val="none" w:sz="0" w:space="0" w:color="auto"/>
      </w:divBdr>
    </w:div>
    <w:div w:id="1429160821">
      <w:bodyDiv w:val="1"/>
      <w:marLeft w:val="0"/>
      <w:marRight w:val="0"/>
      <w:marTop w:val="0"/>
      <w:marBottom w:val="0"/>
      <w:divBdr>
        <w:top w:val="none" w:sz="0" w:space="0" w:color="auto"/>
        <w:left w:val="none" w:sz="0" w:space="0" w:color="auto"/>
        <w:bottom w:val="none" w:sz="0" w:space="0" w:color="auto"/>
        <w:right w:val="none" w:sz="0" w:space="0" w:color="auto"/>
      </w:divBdr>
    </w:div>
    <w:div w:id="1434134874">
      <w:bodyDiv w:val="1"/>
      <w:marLeft w:val="0"/>
      <w:marRight w:val="0"/>
      <w:marTop w:val="0"/>
      <w:marBottom w:val="0"/>
      <w:divBdr>
        <w:top w:val="none" w:sz="0" w:space="0" w:color="auto"/>
        <w:left w:val="none" w:sz="0" w:space="0" w:color="auto"/>
        <w:bottom w:val="none" w:sz="0" w:space="0" w:color="auto"/>
        <w:right w:val="none" w:sz="0" w:space="0" w:color="auto"/>
      </w:divBdr>
    </w:div>
    <w:div w:id="1438019408">
      <w:bodyDiv w:val="1"/>
      <w:marLeft w:val="0"/>
      <w:marRight w:val="0"/>
      <w:marTop w:val="0"/>
      <w:marBottom w:val="0"/>
      <w:divBdr>
        <w:top w:val="none" w:sz="0" w:space="0" w:color="auto"/>
        <w:left w:val="none" w:sz="0" w:space="0" w:color="auto"/>
        <w:bottom w:val="none" w:sz="0" w:space="0" w:color="auto"/>
        <w:right w:val="none" w:sz="0" w:space="0" w:color="auto"/>
      </w:divBdr>
    </w:div>
    <w:div w:id="1438260136">
      <w:bodyDiv w:val="1"/>
      <w:marLeft w:val="0"/>
      <w:marRight w:val="0"/>
      <w:marTop w:val="0"/>
      <w:marBottom w:val="0"/>
      <w:divBdr>
        <w:top w:val="none" w:sz="0" w:space="0" w:color="auto"/>
        <w:left w:val="none" w:sz="0" w:space="0" w:color="auto"/>
        <w:bottom w:val="none" w:sz="0" w:space="0" w:color="auto"/>
        <w:right w:val="none" w:sz="0" w:space="0" w:color="auto"/>
      </w:divBdr>
    </w:div>
    <w:div w:id="1438449913">
      <w:bodyDiv w:val="1"/>
      <w:marLeft w:val="0"/>
      <w:marRight w:val="0"/>
      <w:marTop w:val="0"/>
      <w:marBottom w:val="0"/>
      <w:divBdr>
        <w:top w:val="none" w:sz="0" w:space="0" w:color="auto"/>
        <w:left w:val="none" w:sz="0" w:space="0" w:color="auto"/>
        <w:bottom w:val="none" w:sz="0" w:space="0" w:color="auto"/>
        <w:right w:val="none" w:sz="0" w:space="0" w:color="auto"/>
      </w:divBdr>
    </w:div>
    <w:div w:id="1439527864">
      <w:bodyDiv w:val="1"/>
      <w:marLeft w:val="0"/>
      <w:marRight w:val="0"/>
      <w:marTop w:val="0"/>
      <w:marBottom w:val="0"/>
      <w:divBdr>
        <w:top w:val="none" w:sz="0" w:space="0" w:color="auto"/>
        <w:left w:val="none" w:sz="0" w:space="0" w:color="auto"/>
        <w:bottom w:val="none" w:sz="0" w:space="0" w:color="auto"/>
        <w:right w:val="none" w:sz="0" w:space="0" w:color="auto"/>
      </w:divBdr>
    </w:div>
    <w:div w:id="1441219828">
      <w:bodyDiv w:val="1"/>
      <w:marLeft w:val="0"/>
      <w:marRight w:val="0"/>
      <w:marTop w:val="0"/>
      <w:marBottom w:val="0"/>
      <w:divBdr>
        <w:top w:val="none" w:sz="0" w:space="0" w:color="auto"/>
        <w:left w:val="none" w:sz="0" w:space="0" w:color="auto"/>
        <w:bottom w:val="none" w:sz="0" w:space="0" w:color="auto"/>
        <w:right w:val="none" w:sz="0" w:space="0" w:color="auto"/>
      </w:divBdr>
    </w:div>
    <w:div w:id="1441953526">
      <w:bodyDiv w:val="1"/>
      <w:marLeft w:val="0"/>
      <w:marRight w:val="0"/>
      <w:marTop w:val="0"/>
      <w:marBottom w:val="0"/>
      <w:divBdr>
        <w:top w:val="none" w:sz="0" w:space="0" w:color="auto"/>
        <w:left w:val="none" w:sz="0" w:space="0" w:color="auto"/>
        <w:bottom w:val="none" w:sz="0" w:space="0" w:color="auto"/>
        <w:right w:val="none" w:sz="0" w:space="0" w:color="auto"/>
      </w:divBdr>
    </w:div>
    <w:div w:id="1442263189">
      <w:bodyDiv w:val="1"/>
      <w:marLeft w:val="0"/>
      <w:marRight w:val="0"/>
      <w:marTop w:val="0"/>
      <w:marBottom w:val="0"/>
      <w:divBdr>
        <w:top w:val="none" w:sz="0" w:space="0" w:color="auto"/>
        <w:left w:val="none" w:sz="0" w:space="0" w:color="auto"/>
        <w:bottom w:val="none" w:sz="0" w:space="0" w:color="auto"/>
        <w:right w:val="none" w:sz="0" w:space="0" w:color="auto"/>
      </w:divBdr>
    </w:div>
    <w:div w:id="1443765993">
      <w:bodyDiv w:val="1"/>
      <w:marLeft w:val="0"/>
      <w:marRight w:val="0"/>
      <w:marTop w:val="0"/>
      <w:marBottom w:val="0"/>
      <w:divBdr>
        <w:top w:val="none" w:sz="0" w:space="0" w:color="auto"/>
        <w:left w:val="none" w:sz="0" w:space="0" w:color="auto"/>
        <w:bottom w:val="none" w:sz="0" w:space="0" w:color="auto"/>
        <w:right w:val="none" w:sz="0" w:space="0" w:color="auto"/>
      </w:divBdr>
    </w:div>
    <w:div w:id="1444955374">
      <w:bodyDiv w:val="1"/>
      <w:marLeft w:val="0"/>
      <w:marRight w:val="0"/>
      <w:marTop w:val="0"/>
      <w:marBottom w:val="0"/>
      <w:divBdr>
        <w:top w:val="none" w:sz="0" w:space="0" w:color="auto"/>
        <w:left w:val="none" w:sz="0" w:space="0" w:color="auto"/>
        <w:bottom w:val="none" w:sz="0" w:space="0" w:color="auto"/>
        <w:right w:val="none" w:sz="0" w:space="0" w:color="auto"/>
      </w:divBdr>
    </w:div>
    <w:div w:id="1446458452">
      <w:bodyDiv w:val="1"/>
      <w:marLeft w:val="0"/>
      <w:marRight w:val="0"/>
      <w:marTop w:val="0"/>
      <w:marBottom w:val="0"/>
      <w:divBdr>
        <w:top w:val="none" w:sz="0" w:space="0" w:color="auto"/>
        <w:left w:val="none" w:sz="0" w:space="0" w:color="auto"/>
        <w:bottom w:val="none" w:sz="0" w:space="0" w:color="auto"/>
        <w:right w:val="none" w:sz="0" w:space="0" w:color="auto"/>
      </w:divBdr>
    </w:div>
    <w:div w:id="1448309610">
      <w:bodyDiv w:val="1"/>
      <w:marLeft w:val="0"/>
      <w:marRight w:val="0"/>
      <w:marTop w:val="0"/>
      <w:marBottom w:val="0"/>
      <w:divBdr>
        <w:top w:val="none" w:sz="0" w:space="0" w:color="auto"/>
        <w:left w:val="none" w:sz="0" w:space="0" w:color="auto"/>
        <w:bottom w:val="none" w:sz="0" w:space="0" w:color="auto"/>
        <w:right w:val="none" w:sz="0" w:space="0" w:color="auto"/>
      </w:divBdr>
    </w:div>
    <w:div w:id="1450659299">
      <w:bodyDiv w:val="1"/>
      <w:marLeft w:val="0"/>
      <w:marRight w:val="0"/>
      <w:marTop w:val="0"/>
      <w:marBottom w:val="0"/>
      <w:divBdr>
        <w:top w:val="none" w:sz="0" w:space="0" w:color="auto"/>
        <w:left w:val="none" w:sz="0" w:space="0" w:color="auto"/>
        <w:bottom w:val="none" w:sz="0" w:space="0" w:color="auto"/>
        <w:right w:val="none" w:sz="0" w:space="0" w:color="auto"/>
      </w:divBdr>
    </w:div>
    <w:div w:id="1453665795">
      <w:bodyDiv w:val="1"/>
      <w:marLeft w:val="0"/>
      <w:marRight w:val="0"/>
      <w:marTop w:val="0"/>
      <w:marBottom w:val="0"/>
      <w:divBdr>
        <w:top w:val="none" w:sz="0" w:space="0" w:color="auto"/>
        <w:left w:val="none" w:sz="0" w:space="0" w:color="auto"/>
        <w:bottom w:val="none" w:sz="0" w:space="0" w:color="auto"/>
        <w:right w:val="none" w:sz="0" w:space="0" w:color="auto"/>
      </w:divBdr>
    </w:div>
    <w:div w:id="1454448265">
      <w:bodyDiv w:val="1"/>
      <w:marLeft w:val="0"/>
      <w:marRight w:val="0"/>
      <w:marTop w:val="0"/>
      <w:marBottom w:val="0"/>
      <w:divBdr>
        <w:top w:val="none" w:sz="0" w:space="0" w:color="auto"/>
        <w:left w:val="none" w:sz="0" w:space="0" w:color="auto"/>
        <w:bottom w:val="none" w:sz="0" w:space="0" w:color="auto"/>
        <w:right w:val="none" w:sz="0" w:space="0" w:color="auto"/>
      </w:divBdr>
      <w:divsChild>
        <w:div w:id="1486168592">
          <w:marLeft w:val="0"/>
          <w:marRight w:val="0"/>
          <w:marTop w:val="0"/>
          <w:marBottom w:val="0"/>
          <w:divBdr>
            <w:top w:val="none" w:sz="0" w:space="0" w:color="auto"/>
            <w:left w:val="none" w:sz="0" w:space="0" w:color="auto"/>
            <w:bottom w:val="none" w:sz="0" w:space="0" w:color="auto"/>
            <w:right w:val="none" w:sz="0" w:space="0" w:color="auto"/>
          </w:divBdr>
        </w:div>
      </w:divsChild>
    </w:div>
    <w:div w:id="1456674022">
      <w:bodyDiv w:val="1"/>
      <w:marLeft w:val="0"/>
      <w:marRight w:val="0"/>
      <w:marTop w:val="0"/>
      <w:marBottom w:val="0"/>
      <w:divBdr>
        <w:top w:val="none" w:sz="0" w:space="0" w:color="auto"/>
        <w:left w:val="none" w:sz="0" w:space="0" w:color="auto"/>
        <w:bottom w:val="none" w:sz="0" w:space="0" w:color="auto"/>
        <w:right w:val="none" w:sz="0" w:space="0" w:color="auto"/>
      </w:divBdr>
    </w:div>
    <w:div w:id="1458983182">
      <w:bodyDiv w:val="1"/>
      <w:marLeft w:val="0"/>
      <w:marRight w:val="0"/>
      <w:marTop w:val="0"/>
      <w:marBottom w:val="0"/>
      <w:divBdr>
        <w:top w:val="none" w:sz="0" w:space="0" w:color="auto"/>
        <w:left w:val="none" w:sz="0" w:space="0" w:color="auto"/>
        <w:bottom w:val="none" w:sz="0" w:space="0" w:color="auto"/>
        <w:right w:val="none" w:sz="0" w:space="0" w:color="auto"/>
      </w:divBdr>
    </w:div>
    <w:div w:id="1460413190">
      <w:bodyDiv w:val="1"/>
      <w:marLeft w:val="0"/>
      <w:marRight w:val="0"/>
      <w:marTop w:val="0"/>
      <w:marBottom w:val="0"/>
      <w:divBdr>
        <w:top w:val="none" w:sz="0" w:space="0" w:color="auto"/>
        <w:left w:val="none" w:sz="0" w:space="0" w:color="auto"/>
        <w:bottom w:val="none" w:sz="0" w:space="0" w:color="auto"/>
        <w:right w:val="none" w:sz="0" w:space="0" w:color="auto"/>
      </w:divBdr>
    </w:div>
    <w:div w:id="1469469477">
      <w:bodyDiv w:val="1"/>
      <w:marLeft w:val="0"/>
      <w:marRight w:val="0"/>
      <w:marTop w:val="0"/>
      <w:marBottom w:val="0"/>
      <w:divBdr>
        <w:top w:val="none" w:sz="0" w:space="0" w:color="auto"/>
        <w:left w:val="none" w:sz="0" w:space="0" w:color="auto"/>
        <w:bottom w:val="none" w:sz="0" w:space="0" w:color="auto"/>
        <w:right w:val="none" w:sz="0" w:space="0" w:color="auto"/>
      </w:divBdr>
    </w:div>
    <w:div w:id="1471243416">
      <w:bodyDiv w:val="1"/>
      <w:marLeft w:val="0"/>
      <w:marRight w:val="0"/>
      <w:marTop w:val="0"/>
      <w:marBottom w:val="0"/>
      <w:divBdr>
        <w:top w:val="none" w:sz="0" w:space="0" w:color="auto"/>
        <w:left w:val="none" w:sz="0" w:space="0" w:color="auto"/>
        <w:bottom w:val="none" w:sz="0" w:space="0" w:color="auto"/>
        <w:right w:val="none" w:sz="0" w:space="0" w:color="auto"/>
      </w:divBdr>
    </w:div>
    <w:div w:id="1477145617">
      <w:bodyDiv w:val="1"/>
      <w:marLeft w:val="0"/>
      <w:marRight w:val="0"/>
      <w:marTop w:val="0"/>
      <w:marBottom w:val="0"/>
      <w:divBdr>
        <w:top w:val="none" w:sz="0" w:space="0" w:color="auto"/>
        <w:left w:val="none" w:sz="0" w:space="0" w:color="auto"/>
        <w:bottom w:val="none" w:sz="0" w:space="0" w:color="auto"/>
        <w:right w:val="none" w:sz="0" w:space="0" w:color="auto"/>
      </w:divBdr>
      <w:divsChild>
        <w:div w:id="1481267365">
          <w:marLeft w:val="0"/>
          <w:marRight w:val="0"/>
          <w:marTop w:val="0"/>
          <w:marBottom w:val="0"/>
          <w:divBdr>
            <w:top w:val="none" w:sz="0" w:space="0" w:color="auto"/>
            <w:left w:val="none" w:sz="0" w:space="0" w:color="auto"/>
            <w:bottom w:val="none" w:sz="0" w:space="0" w:color="auto"/>
            <w:right w:val="none" w:sz="0" w:space="0" w:color="auto"/>
          </w:divBdr>
        </w:div>
      </w:divsChild>
    </w:div>
    <w:div w:id="1479763445">
      <w:bodyDiv w:val="1"/>
      <w:marLeft w:val="0"/>
      <w:marRight w:val="0"/>
      <w:marTop w:val="0"/>
      <w:marBottom w:val="0"/>
      <w:divBdr>
        <w:top w:val="none" w:sz="0" w:space="0" w:color="auto"/>
        <w:left w:val="none" w:sz="0" w:space="0" w:color="auto"/>
        <w:bottom w:val="none" w:sz="0" w:space="0" w:color="auto"/>
        <w:right w:val="none" w:sz="0" w:space="0" w:color="auto"/>
      </w:divBdr>
    </w:div>
    <w:div w:id="1480875863">
      <w:bodyDiv w:val="1"/>
      <w:marLeft w:val="0"/>
      <w:marRight w:val="0"/>
      <w:marTop w:val="0"/>
      <w:marBottom w:val="0"/>
      <w:divBdr>
        <w:top w:val="none" w:sz="0" w:space="0" w:color="auto"/>
        <w:left w:val="none" w:sz="0" w:space="0" w:color="auto"/>
        <w:bottom w:val="none" w:sz="0" w:space="0" w:color="auto"/>
        <w:right w:val="none" w:sz="0" w:space="0" w:color="auto"/>
      </w:divBdr>
    </w:div>
    <w:div w:id="1481313003">
      <w:bodyDiv w:val="1"/>
      <w:marLeft w:val="0"/>
      <w:marRight w:val="0"/>
      <w:marTop w:val="0"/>
      <w:marBottom w:val="0"/>
      <w:divBdr>
        <w:top w:val="none" w:sz="0" w:space="0" w:color="auto"/>
        <w:left w:val="none" w:sz="0" w:space="0" w:color="auto"/>
        <w:bottom w:val="none" w:sz="0" w:space="0" w:color="auto"/>
        <w:right w:val="none" w:sz="0" w:space="0" w:color="auto"/>
      </w:divBdr>
    </w:div>
    <w:div w:id="1482965589">
      <w:bodyDiv w:val="1"/>
      <w:marLeft w:val="0"/>
      <w:marRight w:val="0"/>
      <w:marTop w:val="0"/>
      <w:marBottom w:val="0"/>
      <w:divBdr>
        <w:top w:val="none" w:sz="0" w:space="0" w:color="auto"/>
        <w:left w:val="none" w:sz="0" w:space="0" w:color="auto"/>
        <w:bottom w:val="none" w:sz="0" w:space="0" w:color="auto"/>
        <w:right w:val="none" w:sz="0" w:space="0" w:color="auto"/>
      </w:divBdr>
    </w:div>
    <w:div w:id="1484078337">
      <w:bodyDiv w:val="1"/>
      <w:marLeft w:val="0"/>
      <w:marRight w:val="0"/>
      <w:marTop w:val="0"/>
      <w:marBottom w:val="0"/>
      <w:divBdr>
        <w:top w:val="none" w:sz="0" w:space="0" w:color="auto"/>
        <w:left w:val="none" w:sz="0" w:space="0" w:color="auto"/>
        <w:bottom w:val="none" w:sz="0" w:space="0" w:color="auto"/>
        <w:right w:val="none" w:sz="0" w:space="0" w:color="auto"/>
      </w:divBdr>
    </w:div>
    <w:div w:id="1484588958">
      <w:bodyDiv w:val="1"/>
      <w:marLeft w:val="0"/>
      <w:marRight w:val="0"/>
      <w:marTop w:val="0"/>
      <w:marBottom w:val="0"/>
      <w:divBdr>
        <w:top w:val="none" w:sz="0" w:space="0" w:color="auto"/>
        <w:left w:val="none" w:sz="0" w:space="0" w:color="auto"/>
        <w:bottom w:val="none" w:sz="0" w:space="0" w:color="auto"/>
        <w:right w:val="none" w:sz="0" w:space="0" w:color="auto"/>
      </w:divBdr>
    </w:div>
    <w:div w:id="1484934190">
      <w:bodyDiv w:val="1"/>
      <w:marLeft w:val="0"/>
      <w:marRight w:val="0"/>
      <w:marTop w:val="0"/>
      <w:marBottom w:val="0"/>
      <w:divBdr>
        <w:top w:val="none" w:sz="0" w:space="0" w:color="auto"/>
        <w:left w:val="none" w:sz="0" w:space="0" w:color="auto"/>
        <w:bottom w:val="none" w:sz="0" w:space="0" w:color="auto"/>
        <w:right w:val="none" w:sz="0" w:space="0" w:color="auto"/>
      </w:divBdr>
    </w:div>
    <w:div w:id="1486625313">
      <w:bodyDiv w:val="1"/>
      <w:marLeft w:val="0"/>
      <w:marRight w:val="0"/>
      <w:marTop w:val="0"/>
      <w:marBottom w:val="0"/>
      <w:divBdr>
        <w:top w:val="none" w:sz="0" w:space="0" w:color="auto"/>
        <w:left w:val="none" w:sz="0" w:space="0" w:color="auto"/>
        <w:bottom w:val="none" w:sz="0" w:space="0" w:color="auto"/>
        <w:right w:val="none" w:sz="0" w:space="0" w:color="auto"/>
      </w:divBdr>
    </w:div>
    <w:div w:id="1487941592">
      <w:bodyDiv w:val="1"/>
      <w:marLeft w:val="0"/>
      <w:marRight w:val="0"/>
      <w:marTop w:val="0"/>
      <w:marBottom w:val="0"/>
      <w:divBdr>
        <w:top w:val="none" w:sz="0" w:space="0" w:color="auto"/>
        <w:left w:val="none" w:sz="0" w:space="0" w:color="auto"/>
        <w:bottom w:val="none" w:sz="0" w:space="0" w:color="auto"/>
        <w:right w:val="none" w:sz="0" w:space="0" w:color="auto"/>
      </w:divBdr>
    </w:div>
    <w:div w:id="1492452979">
      <w:bodyDiv w:val="1"/>
      <w:marLeft w:val="0"/>
      <w:marRight w:val="0"/>
      <w:marTop w:val="0"/>
      <w:marBottom w:val="0"/>
      <w:divBdr>
        <w:top w:val="none" w:sz="0" w:space="0" w:color="auto"/>
        <w:left w:val="none" w:sz="0" w:space="0" w:color="auto"/>
        <w:bottom w:val="none" w:sz="0" w:space="0" w:color="auto"/>
        <w:right w:val="none" w:sz="0" w:space="0" w:color="auto"/>
      </w:divBdr>
    </w:div>
    <w:div w:id="1494174278">
      <w:bodyDiv w:val="1"/>
      <w:marLeft w:val="0"/>
      <w:marRight w:val="0"/>
      <w:marTop w:val="0"/>
      <w:marBottom w:val="0"/>
      <w:divBdr>
        <w:top w:val="none" w:sz="0" w:space="0" w:color="auto"/>
        <w:left w:val="none" w:sz="0" w:space="0" w:color="auto"/>
        <w:bottom w:val="none" w:sz="0" w:space="0" w:color="auto"/>
        <w:right w:val="none" w:sz="0" w:space="0" w:color="auto"/>
      </w:divBdr>
    </w:div>
    <w:div w:id="1494177917">
      <w:bodyDiv w:val="1"/>
      <w:marLeft w:val="0"/>
      <w:marRight w:val="0"/>
      <w:marTop w:val="0"/>
      <w:marBottom w:val="0"/>
      <w:divBdr>
        <w:top w:val="none" w:sz="0" w:space="0" w:color="auto"/>
        <w:left w:val="none" w:sz="0" w:space="0" w:color="auto"/>
        <w:bottom w:val="none" w:sz="0" w:space="0" w:color="auto"/>
        <w:right w:val="none" w:sz="0" w:space="0" w:color="auto"/>
      </w:divBdr>
    </w:div>
    <w:div w:id="1495413973">
      <w:bodyDiv w:val="1"/>
      <w:marLeft w:val="0"/>
      <w:marRight w:val="0"/>
      <w:marTop w:val="0"/>
      <w:marBottom w:val="0"/>
      <w:divBdr>
        <w:top w:val="none" w:sz="0" w:space="0" w:color="auto"/>
        <w:left w:val="none" w:sz="0" w:space="0" w:color="auto"/>
        <w:bottom w:val="none" w:sz="0" w:space="0" w:color="auto"/>
        <w:right w:val="none" w:sz="0" w:space="0" w:color="auto"/>
      </w:divBdr>
    </w:div>
    <w:div w:id="1496458467">
      <w:bodyDiv w:val="1"/>
      <w:marLeft w:val="0"/>
      <w:marRight w:val="0"/>
      <w:marTop w:val="0"/>
      <w:marBottom w:val="0"/>
      <w:divBdr>
        <w:top w:val="none" w:sz="0" w:space="0" w:color="auto"/>
        <w:left w:val="none" w:sz="0" w:space="0" w:color="auto"/>
        <w:bottom w:val="none" w:sz="0" w:space="0" w:color="auto"/>
        <w:right w:val="none" w:sz="0" w:space="0" w:color="auto"/>
      </w:divBdr>
      <w:divsChild>
        <w:div w:id="2118979998">
          <w:marLeft w:val="0"/>
          <w:marRight w:val="0"/>
          <w:marTop w:val="0"/>
          <w:marBottom w:val="0"/>
          <w:divBdr>
            <w:top w:val="none" w:sz="0" w:space="0" w:color="auto"/>
            <w:left w:val="none" w:sz="0" w:space="0" w:color="auto"/>
            <w:bottom w:val="none" w:sz="0" w:space="0" w:color="auto"/>
            <w:right w:val="none" w:sz="0" w:space="0" w:color="auto"/>
          </w:divBdr>
        </w:div>
      </w:divsChild>
    </w:div>
    <w:div w:id="1497652556">
      <w:bodyDiv w:val="1"/>
      <w:marLeft w:val="0"/>
      <w:marRight w:val="0"/>
      <w:marTop w:val="0"/>
      <w:marBottom w:val="0"/>
      <w:divBdr>
        <w:top w:val="none" w:sz="0" w:space="0" w:color="auto"/>
        <w:left w:val="none" w:sz="0" w:space="0" w:color="auto"/>
        <w:bottom w:val="none" w:sz="0" w:space="0" w:color="auto"/>
        <w:right w:val="none" w:sz="0" w:space="0" w:color="auto"/>
      </w:divBdr>
    </w:div>
    <w:div w:id="1500003828">
      <w:bodyDiv w:val="1"/>
      <w:marLeft w:val="0"/>
      <w:marRight w:val="0"/>
      <w:marTop w:val="0"/>
      <w:marBottom w:val="0"/>
      <w:divBdr>
        <w:top w:val="none" w:sz="0" w:space="0" w:color="auto"/>
        <w:left w:val="none" w:sz="0" w:space="0" w:color="auto"/>
        <w:bottom w:val="none" w:sz="0" w:space="0" w:color="auto"/>
        <w:right w:val="none" w:sz="0" w:space="0" w:color="auto"/>
      </w:divBdr>
    </w:div>
    <w:div w:id="1500610261">
      <w:bodyDiv w:val="1"/>
      <w:marLeft w:val="0"/>
      <w:marRight w:val="0"/>
      <w:marTop w:val="0"/>
      <w:marBottom w:val="0"/>
      <w:divBdr>
        <w:top w:val="none" w:sz="0" w:space="0" w:color="auto"/>
        <w:left w:val="none" w:sz="0" w:space="0" w:color="auto"/>
        <w:bottom w:val="none" w:sz="0" w:space="0" w:color="auto"/>
        <w:right w:val="none" w:sz="0" w:space="0" w:color="auto"/>
      </w:divBdr>
    </w:div>
    <w:div w:id="1501652696">
      <w:bodyDiv w:val="1"/>
      <w:marLeft w:val="0"/>
      <w:marRight w:val="0"/>
      <w:marTop w:val="0"/>
      <w:marBottom w:val="0"/>
      <w:divBdr>
        <w:top w:val="none" w:sz="0" w:space="0" w:color="auto"/>
        <w:left w:val="none" w:sz="0" w:space="0" w:color="auto"/>
        <w:bottom w:val="none" w:sz="0" w:space="0" w:color="auto"/>
        <w:right w:val="none" w:sz="0" w:space="0" w:color="auto"/>
      </w:divBdr>
    </w:div>
    <w:div w:id="1502357736">
      <w:bodyDiv w:val="1"/>
      <w:marLeft w:val="0"/>
      <w:marRight w:val="0"/>
      <w:marTop w:val="0"/>
      <w:marBottom w:val="0"/>
      <w:divBdr>
        <w:top w:val="none" w:sz="0" w:space="0" w:color="auto"/>
        <w:left w:val="none" w:sz="0" w:space="0" w:color="auto"/>
        <w:bottom w:val="none" w:sz="0" w:space="0" w:color="auto"/>
        <w:right w:val="none" w:sz="0" w:space="0" w:color="auto"/>
      </w:divBdr>
    </w:div>
    <w:div w:id="1502698982">
      <w:bodyDiv w:val="1"/>
      <w:marLeft w:val="0"/>
      <w:marRight w:val="0"/>
      <w:marTop w:val="0"/>
      <w:marBottom w:val="0"/>
      <w:divBdr>
        <w:top w:val="none" w:sz="0" w:space="0" w:color="auto"/>
        <w:left w:val="none" w:sz="0" w:space="0" w:color="auto"/>
        <w:bottom w:val="none" w:sz="0" w:space="0" w:color="auto"/>
        <w:right w:val="none" w:sz="0" w:space="0" w:color="auto"/>
      </w:divBdr>
    </w:div>
    <w:div w:id="1505196723">
      <w:bodyDiv w:val="1"/>
      <w:marLeft w:val="0"/>
      <w:marRight w:val="0"/>
      <w:marTop w:val="0"/>
      <w:marBottom w:val="0"/>
      <w:divBdr>
        <w:top w:val="none" w:sz="0" w:space="0" w:color="auto"/>
        <w:left w:val="none" w:sz="0" w:space="0" w:color="auto"/>
        <w:bottom w:val="none" w:sz="0" w:space="0" w:color="auto"/>
        <w:right w:val="none" w:sz="0" w:space="0" w:color="auto"/>
      </w:divBdr>
    </w:div>
    <w:div w:id="1506633518">
      <w:bodyDiv w:val="1"/>
      <w:marLeft w:val="0"/>
      <w:marRight w:val="0"/>
      <w:marTop w:val="0"/>
      <w:marBottom w:val="0"/>
      <w:divBdr>
        <w:top w:val="none" w:sz="0" w:space="0" w:color="auto"/>
        <w:left w:val="none" w:sz="0" w:space="0" w:color="auto"/>
        <w:bottom w:val="none" w:sz="0" w:space="0" w:color="auto"/>
        <w:right w:val="none" w:sz="0" w:space="0" w:color="auto"/>
      </w:divBdr>
    </w:div>
    <w:div w:id="1511217233">
      <w:bodyDiv w:val="1"/>
      <w:marLeft w:val="0"/>
      <w:marRight w:val="0"/>
      <w:marTop w:val="0"/>
      <w:marBottom w:val="0"/>
      <w:divBdr>
        <w:top w:val="none" w:sz="0" w:space="0" w:color="auto"/>
        <w:left w:val="none" w:sz="0" w:space="0" w:color="auto"/>
        <w:bottom w:val="none" w:sz="0" w:space="0" w:color="auto"/>
        <w:right w:val="none" w:sz="0" w:space="0" w:color="auto"/>
      </w:divBdr>
    </w:div>
    <w:div w:id="1518038913">
      <w:bodyDiv w:val="1"/>
      <w:marLeft w:val="0"/>
      <w:marRight w:val="0"/>
      <w:marTop w:val="0"/>
      <w:marBottom w:val="0"/>
      <w:divBdr>
        <w:top w:val="none" w:sz="0" w:space="0" w:color="auto"/>
        <w:left w:val="none" w:sz="0" w:space="0" w:color="auto"/>
        <w:bottom w:val="none" w:sz="0" w:space="0" w:color="auto"/>
        <w:right w:val="none" w:sz="0" w:space="0" w:color="auto"/>
      </w:divBdr>
    </w:div>
    <w:div w:id="1521625837">
      <w:bodyDiv w:val="1"/>
      <w:marLeft w:val="0"/>
      <w:marRight w:val="0"/>
      <w:marTop w:val="0"/>
      <w:marBottom w:val="0"/>
      <w:divBdr>
        <w:top w:val="none" w:sz="0" w:space="0" w:color="auto"/>
        <w:left w:val="none" w:sz="0" w:space="0" w:color="auto"/>
        <w:bottom w:val="none" w:sz="0" w:space="0" w:color="auto"/>
        <w:right w:val="none" w:sz="0" w:space="0" w:color="auto"/>
      </w:divBdr>
    </w:div>
    <w:div w:id="1522358680">
      <w:bodyDiv w:val="1"/>
      <w:marLeft w:val="0"/>
      <w:marRight w:val="0"/>
      <w:marTop w:val="0"/>
      <w:marBottom w:val="0"/>
      <w:divBdr>
        <w:top w:val="none" w:sz="0" w:space="0" w:color="auto"/>
        <w:left w:val="none" w:sz="0" w:space="0" w:color="auto"/>
        <w:bottom w:val="none" w:sz="0" w:space="0" w:color="auto"/>
        <w:right w:val="none" w:sz="0" w:space="0" w:color="auto"/>
      </w:divBdr>
    </w:div>
    <w:div w:id="1523010467">
      <w:bodyDiv w:val="1"/>
      <w:marLeft w:val="0"/>
      <w:marRight w:val="0"/>
      <w:marTop w:val="0"/>
      <w:marBottom w:val="0"/>
      <w:divBdr>
        <w:top w:val="none" w:sz="0" w:space="0" w:color="auto"/>
        <w:left w:val="none" w:sz="0" w:space="0" w:color="auto"/>
        <w:bottom w:val="none" w:sz="0" w:space="0" w:color="auto"/>
        <w:right w:val="none" w:sz="0" w:space="0" w:color="auto"/>
      </w:divBdr>
    </w:div>
    <w:div w:id="1526945634">
      <w:bodyDiv w:val="1"/>
      <w:marLeft w:val="0"/>
      <w:marRight w:val="0"/>
      <w:marTop w:val="0"/>
      <w:marBottom w:val="0"/>
      <w:divBdr>
        <w:top w:val="none" w:sz="0" w:space="0" w:color="auto"/>
        <w:left w:val="none" w:sz="0" w:space="0" w:color="auto"/>
        <w:bottom w:val="none" w:sz="0" w:space="0" w:color="auto"/>
        <w:right w:val="none" w:sz="0" w:space="0" w:color="auto"/>
      </w:divBdr>
    </w:div>
    <w:div w:id="1533150113">
      <w:bodyDiv w:val="1"/>
      <w:marLeft w:val="0"/>
      <w:marRight w:val="0"/>
      <w:marTop w:val="0"/>
      <w:marBottom w:val="0"/>
      <w:divBdr>
        <w:top w:val="none" w:sz="0" w:space="0" w:color="auto"/>
        <w:left w:val="none" w:sz="0" w:space="0" w:color="auto"/>
        <w:bottom w:val="none" w:sz="0" w:space="0" w:color="auto"/>
        <w:right w:val="none" w:sz="0" w:space="0" w:color="auto"/>
      </w:divBdr>
    </w:div>
    <w:div w:id="1540783483">
      <w:bodyDiv w:val="1"/>
      <w:marLeft w:val="0"/>
      <w:marRight w:val="0"/>
      <w:marTop w:val="0"/>
      <w:marBottom w:val="0"/>
      <w:divBdr>
        <w:top w:val="none" w:sz="0" w:space="0" w:color="auto"/>
        <w:left w:val="none" w:sz="0" w:space="0" w:color="auto"/>
        <w:bottom w:val="none" w:sz="0" w:space="0" w:color="auto"/>
        <w:right w:val="none" w:sz="0" w:space="0" w:color="auto"/>
      </w:divBdr>
    </w:div>
    <w:div w:id="1544294907">
      <w:bodyDiv w:val="1"/>
      <w:marLeft w:val="0"/>
      <w:marRight w:val="0"/>
      <w:marTop w:val="0"/>
      <w:marBottom w:val="0"/>
      <w:divBdr>
        <w:top w:val="none" w:sz="0" w:space="0" w:color="auto"/>
        <w:left w:val="none" w:sz="0" w:space="0" w:color="auto"/>
        <w:bottom w:val="none" w:sz="0" w:space="0" w:color="auto"/>
        <w:right w:val="none" w:sz="0" w:space="0" w:color="auto"/>
      </w:divBdr>
    </w:div>
    <w:div w:id="1547908319">
      <w:bodyDiv w:val="1"/>
      <w:marLeft w:val="0"/>
      <w:marRight w:val="0"/>
      <w:marTop w:val="0"/>
      <w:marBottom w:val="0"/>
      <w:divBdr>
        <w:top w:val="none" w:sz="0" w:space="0" w:color="auto"/>
        <w:left w:val="none" w:sz="0" w:space="0" w:color="auto"/>
        <w:bottom w:val="none" w:sz="0" w:space="0" w:color="auto"/>
        <w:right w:val="none" w:sz="0" w:space="0" w:color="auto"/>
      </w:divBdr>
    </w:div>
    <w:div w:id="1550267408">
      <w:bodyDiv w:val="1"/>
      <w:marLeft w:val="0"/>
      <w:marRight w:val="0"/>
      <w:marTop w:val="0"/>
      <w:marBottom w:val="0"/>
      <w:divBdr>
        <w:top w:val="none" w:sz="0" w:space="0" w:color="auto"/>
        <w:left w:val="none" w:sz="0" w:space="0" w:color="auto"/>
        <w:bottom w:val="none" w:sz="0" w:space="0" w:color="auto"/>
        <w:right w:val="none" w:sz="0" w:space="0" w:color="auto"/>
      </w:divBdr>
    </w:div>
    <w:div w:id="1551259210">
      <w:bodyDiv w:val="1"/>
      <w:marLeft w:val="0"/>
      <w:marRight w:val="0"/>
      <w:marTop w:val="0"/>
      <w:marBottom w:val="0"/>
      <w:divBdr>
        <w:top w:val="none" w:sz="0" w:space="0" w:color="auto"/>
        <w:left w:val="none" w:sz="0" w:space="0" w:color="auto"/>
        <w:bottom w:val="none" w:sz="0" w:space="0" w:color="auto"/>
        <w:right w:val="none" w:sz="0" w:space="0" w:color="auto"/>
      </w:divBdr>
    </w:div>
    <w:div w:id="1551303629">
      <w:bodyDiv w:val="1"/>
      <w:marLeft w:val="0"/>
      <w:marRight w:val="0"/>
      <w:marTop w:val="0"/>
      <w:marBottom w:val="0"/>
      <w:divBdr>
        <w:top w:val="none" w:sz="0" w:space="0" w:color="auto"/>
        <w:left w:val="none" w:sz="0" w:space="0" w:color="auto"/>
        <w:bottom w:val="none" w:sz="0" w:space="0" w:color="auto"/>
        <w:right w:val="none" w:sz="0" w:space="0" w:color="auto"/>
      </w:divBdr>
    </w:div>
    <w:div w:id="1551334464">
      <w:bodyDiv w:val="1"/>
      <w:marLeft w:val="0"/>
      <w:marRight w:val="0"/>
      <w:marTop w:val="0"/>
      <w:marBottom w:val="0"/>
      <w:divBdr>
        <w:top w:val="none" w:sz="0" w:space="0" w:color="auto"/>
        <w:left w:val="none" w:sz="0" w:space="0" w:color="auto"/>
        <w:bottom w:val="none" w:sz="0" w:space="0" w:color="auto"/>
        <w:right w:val="none" w:sz="0" w:space="0" w:color="auto"/>
      </w:divBdr>
    </w:div>
    <w:div w:id="1553880032">
      <w:bodyDiv w:val="1"/>
      <w:marLeft w:val="0"/>
      <w:marRight w:val="0"/>
      <w:marTop w:val="0"/>
      <w:marBottom w:val="0"/>
      <w:divBdr>
        <w:top w:val="none" w:sz="0" w:space="0" w:color="auto"/>
        <w:left w:val="none" w:sz="0" w:space="0" w:color="auto"/>
        <w:bottom w:val="none" w:sz="0" w:space="0" w:color="auto"/>
        <w:right w:val="none" w:sz="0" w:space="0" w:color="auto"/>
      </w:divBdr>
    </w:div>
    <w:div w:id="1554199689">
      <w:bodyDiv w:val="1"/>
      <w:marLeft w:val="0"/>
      <w:marRight w:val="0"/>
      <w:marTop w:val="0"/>
      <w:marBottom w:val="0"/>
      <w:divBdr>
        <w:top w:val="none" w:sz="0" w:space="0" w:color="auto"/>
        <w:left w:val="none" w:sz="0" w:space="0" w:color="auto"/>
        <w:bottom w:val="none" w:sz="0" w:space="0" w:color="auto"/>
        <w:right w:val="none" w:sz="0" w:space="0" w:color="auto"/>
      </w:divBdr>
    </w:div>
    <w:div w:id="1558517082">
      <w:bodyDiv w:val="1"/>
      <w:marLeft w:val="0"/>
      <w:marRight w:val="0"/>
      <w:marTop w:val="0"/>
      <w:marBottom w:val="0"/>
      <w:divBdr>
        <w:top w:val="none" w:sz="0" w:space="0" w:color="auto"/>
        <w:left w:val="none" w:sz="0" w:space="0" w:color="auto"/>
        <w:bottom w:val="none" w:sz="0" w:space="0" w:color="auto"/>
        <w:right w:val="none" w:sz="0" w:space="0" w:color="auto"/>
      </w:divBdr>
    </w:div>
    <w:div w:id="1560821157">
      <w:bodyDiv w:val="1"/>
      <w:marLeft w:val="0"/>
      <w:marRight w:val="0"/>
      <w:marTop w:val="0"/>
      <w:marBottom w:val="0"/>
      <w:divBdr>
        <w:top w:val="none" w:sz="0" w:space="0" w:color="auto"/>
        <w:left w:val="none" w:sz="0" w:space="0" w:color="auto"/>
        <w:bottom w:val="none" w:sz="0" w:space="0" w:color="auto"/>
        <w:right w:val="none" w:sz="0" w:space="0" w:color="auto"/>
      </w:divBdr>
    </w:div>
    <w:div w:id="1560902205">
      <w:bodyDiv w:val="1"/>
      <w:marLeft w:val="0"/>
      <w:marRight w:val="0"/>
      <w:marTop w:val="0"/>
      <w:marBottom w:val="0"/>
      <w:divBdr>
        <w:top w:val="none" w:sz="0" w:space="0" w:color="auto"/>
        <w:left w:val="none" w:sz="0" w:space="0" w:color="auto"/>
        <w:bottom w:val="none" w:sz="0" w:space="0" w:color="auto"/>
        <w:right w:val="none" w:sz="0" w:space="0" w:color="auto"/>
      </w:divBdr>
    </w:div>
    <w:div w:id="1566062382">
      <w:bodyDiv w:val="1"/>
      <w:marLeft w:val="0"/>
      <w:marRight w:val="0"/>
      <w:marTop w:val="0"/>
      <w:marBottom w:val="0"/>
      <w:divBdr>
        <w:top w:val="none" w:sz="0" w:space="0" w:color="auto"/>
        <w:left w:val="none" w:sz="0" w:space="0" w:color="auto"/>
        <w:bottom w:val="none" w:sz="0" w:space="0" w:color="auto"/>
        <w:right w:val="none" w:sz="0" w:space="0" w:color="auto"/>
      </w:divBdr>
    </w:div>
    <w:div w:id="1566138821">
      <w:bodyDiv w:val="1"/>
      <w:marLeft w:val="0"/>
      <w:marRight w:val="0"/>
      <w:marTop w:val="0"/>
      <w:marBottom w:val="0"/>
      <w:divBdr>
        <w:top w:val="none" w:sz="0" w:space="0" w:color="auto"/>
        <w:left w:val="none" w:sz="0" w:space="0" w:color="auto"/>
        <w:bottom w:val="none" w:sz="0" w:space="0" w:color="auto"/>
        <w:right w:val="none" w:sz="0" w:space="0" w:color="auto"/>
      </w:divBdr>
    </w:div>
    <w:div w:id="1566649903">
      <w:bodyDiv w:val="1"/>
      <w:marLeft w:val="0"/>
      <w:marRight w:val="0"/>
      <w:marTop w:val="0"/>
      <w:marBottom w:val="0"/>
      <w:divBdr>
        <w:top w:val="none" w:sz="0" w:space="0" w:color="auto"/>
        <w:left w:val="none" w:sz="0" w:space="0" w:color="auto"/>
        <w:bottom w:val="none" w:sz="0" w:space="0" w:color="auto"/>
        <w:right w:val="none" w:sz="0" w:space="0" w:color="auto"/>
      </w:divBdr>
    </w:div>
    <w:div w:id="1567765117">
      <w:bodyDiv w:val="1"/>
      <w:marLeft w:val="0"/>
      <w:marRight w:val="0"/>
      <w:marTop w:val="0"/>
      <w:marBottom w:val="0"/>
      <w:divBdr>
        <w:top w:val="none" w:sz="0" w:space="0" w:color="auto"/>
        <w:left w:val="none" w:sz="0" w:space="0" w:color="auto"/>
        <w:bottom w:val="none" w:sz="0" w:space="0" w:color="auto"/>
        <w:right w:val="none" w:sz="0" w:space="0" w:color="auto"/>
      </w:divBdr>
    </w:div>
    <w:div w:id="1568302267">
      <w:bodyDiv w:val="1"/>
      <w:marLeft w:val="0"/>
      <w:marRight w:val="0"/>
      <w:marTop w:val="0"/>
      <w:marBottom w:val="0"/>
      <w:divBdr>
        <w:top w:val="none" w:sz="0" w:space="0" w:color="auto"/>
        <w:left w:val="none" w:sz="0" w:space="0" w:color="auto"/>
        <w:bottom w:val="none" w:sz="0" w:space="0" w:color="auto"/>
        <w:right w:val="none" w:sz="0" w:space="0" w:color="auto"/>
      </w:divBdr>
    </w:div>
    <w:div w:id="1569270750">
      <w:bodyDiv w:val="1"/>
      <w:marLeft w:val="0"/>
      <w:marRight w:val="0"/>
      <w:marTop w:val="0"/>
      <w:marBottom w:val="0"/>
      <w:divBdr>
        <w:top w:val="none" w:sz="0" w:space="0" w:color="auto"/>
        <w:left w:val="none" w:sz="0" w:space="0" w:color="auto"/>
        <w:bottom w:val="none" w:sz="0" w:space="0" w:color="auto"/>
        <w:right w:val="none" w:sz="0" w:space="0" w:color="auto"/>
      </w:divBdr>
    </w:div>
    <w:div w:id="1569530721">
      <w:bodyDiv w:val="1"/>
      <w:marLeft w:val="0"/>
      <w:marRight w:val="0"/>
      <w:marTop w:val="0"/>
      <w:marBottom w:val="0"/>
      <w:divBdr>
        <w:top w:val="none" w:sz="0" w:space="0" w:color="auto"/>
        <w:left w:val="none" w:sz="0" w:space="0" w:color="auto"/>
        <w:bottom w:val="none" w:sz="0" w:space="0" w:color="auto"/>
        <w:right w:val="none" w:sz="0" w:space="0" w:color="auto"/>
      </w:divBdr>
    </w:div>
    <w:div w:id="1570534997">
      <w:bodyDiv w:val="1"/>
      <w:marLeft w:val="0"/>
      <w:marRight w:val="0"/>
      <w:marTop w:val="0"/>
      <w:marBottom w:val="0"/>
      <w:divBdr>
        <w:top w:val="none" w:sz="0" w:space="0" w:color="auto"/>
        <w:left w:val="none" w:sz="0" w:space="0" w:color="auto"/>
        <w:bottom w:val="none" w:sz="0" w:space="0" w:color="auto"/>
        <w:right w:val="none" w:sz="0" w:space="0" w:color="auto"/>
      </w:divBdr>
    </w:div>
    <w:div w:id="1570994566">
      <w:bodyDiv w:val="1"/>
      <w:marLeft w:val="0"/>
      <w:marRight w:val="0"/>
      <w:marTop w:val="0"/>
      <w:marBottom w:val="0"/>
      <w:divBdr>
        <w:top w:val="none" w:sz="0" w:space="0" w:color="auto"/>
        <w:left w:val="none" w:sz="0" w:space="0" w:color="auto"/>
        <w:bottom w:val="none" w:sz="0" w:space="0" w:color="auto"/>
        <w:right w:val="none" w:sz="0" w:space="0" w:color="auto"/>
      </w:divBdr>
    </w:div>
    <w:div w:id="1571384010">
      <w:bodyDiv w:val="1"/>
      <w:marLeft w:val="0"/>
      <w:marRight w:val="0"/>
      <w:marTop w:val="0"/>
      <w:marBottom w:val="0"/>
      <w:divBdr>
        <w:top w:val="none" w:sz="0" w:space="0" w:color="auto"/>
        <w:left w:val="none" w:sz="0" w:space="0" w:color="auto"/>
        <w:bottom w:val="none" w:sz="0" w:space="0" w:color="auto"/>
        <w:right w:val="none" w:sz="0" w:space="0" w:color="auto"/>
      </w:divBdr>
    </w:div>
    <w:div w:id="1573198747">
      <w:bodyDiv w:val="1"/>
      <w:marLeft w:val="0"/>
      <w:marRight w:val="0"/>
      <w:marTop w:val="0"/>
      <w:marBottom w:val="0"/>
      <w:divBdr>
        <w:top w:val="none" w:sz="0" w:space="0" w:color="auto"/>
        <w:left w:val="none" w:sz="0" w:space="0" w:color="auto"/>
        <w:bottom w:val="none" w:sz="0" w:space="0" w:color="auto"/>
        <w:right w:val="none" w:sz="0" w:space="0" w:color="auto"/>
      </w:divBdr>
    </w:div>
    <w:div w:id="1577085327">
      <w:bodyDiv w:val="1"/>
      <w:marLeft w:val="0"/>
      <w:marRight w:val="0"/>
      <w:marTop w:val="0"/>
      <w:marBottom w:val="0"/>
      <w:divBdr>
        <w:top w:val="none" w:sz="0" w:space="0" w:color="auto"/>
        <w:left w:val="none" w:sz="0" w:space="0" w:color="auto"/>
        <w:bottom w:val="none" w:sz="0" w:space="0" w:color="auto"/>
        <w:right w:val="none" w:sz="0" w:space="0" w:color="auto"/>
      </w:divBdr>
    </w:div>
    <w:div w:id="1581134547">
      <w:bodyDiv w:val="1"/>
      <w:marLeft w:val="0"/>
      <w:marRight w:val="0"/>
      <w:marTop w:val="0"/>
      <w:marBottom w:val="0"/>
      <w:divBdr>
        <w:top w:val="none" w:sz="0" w:space="0" w:color="auto"/>
        <w:left w:val="none" w:sz="0" w:space="0" w:color="auto"/>
        <w:bottom w:val="none" w:sz="0" w:space="0" w:color="auto"/>
        <w:right w:val="none" w:sz="0" w:space="0" w:color="auto"/>
      </w:divBdr>
    </w:div>
    <w:div w:id="1583636321">
      <w:bodyDiv w:val="1"/>
      <w:marLeft w:val="0"/>
      <w:marRight w:val="0"/>
      <w:marTop w:val="0"/>
      <w:marBottom w:val="0"/>
      <w:divBdr>
        <w:top w:val="none" w:sz="0" w:space="0" w:color="auto"/>
        <w:left w:val="none" w:sz="0" w:space="0" w:color="auto"/>
        <w:bottom w:val="none" w:sz="0" w:space="0" w:color="auto"/>
        <w:right w:val="none" w:sz="0" w:space="0" w:color="auto"/>
      </w:divBdr>
    </w:div>
    <w:div w:id="1584531743">
      <w:bodyDiv w:val="1"/>
      <w:marLeft w:val="0"/>
      <w:marRight w:val="0"/>
      <w:marTop w:val="0"/>
      <w:marBottom w:val="0"/>
      <w:divBdr>
        <w:top w:val="none" w:sz="0" w:space="0" w:color="auto"/>
        <w:left w:val="none" w:sz="0" w:space="0" w:color="auto"/>
        <w:bottom w:val="none" w:sz="0" w:space="0" w:color="auto"/>
        <w:right w:val="none" w:sz="0" w:space="0" w:color="auto"/>
      </w:divBdr>
    </w:div>
    <w:div w:id="1586694610">
      <w:bodyDiv w:val="1"/>
      <w:marLeft w:val="0"/>
      <w:marRight w:val="0"/>
      <w:marTop w:val="0"/>
      <w:marBottom w:val="0"/>
      <w:divBdr>
        <w:top w:val="none" w:sz="0" w:space="0" w:color="auto"/>
        <w:left w:val="none" w:sz="0" w:space="0" w:color="auto"/>
        <w:bottom w:val="none" w:sz="0" w:space="0" w:color="auto"/>
        <w:right w:val="none" w:sz="0" w:space="0" w:color="auto"/>
      </w:divBdr>
    </w:div>
    <w:div w:id="1588076454">
      <w:bodyDiv w:val="1"/>
      <w:marLeft w:val="0"/>
      <w:marRight w:val="0"/>
      <w:marTop w:val="0"/>
      <w:marBottom w:val="0"/>
      <w:divBdr>
        <w:top w:val="none" w:sz="0" w:space="0" w:color="auto"/>
        <w:left w:val="none" w:sz="0" w:space="0" w:color="auto"/>
        <w:bottom w:val="none" w:sz="0" w:space="0" w:color="auto"/>
        <w:right w:val="none" w:sz="0" w:space="0" w:color="auto"/>
      </w:divBdr>
    </w:div>
    <w:div w:id="1590431881">
      <w:bodyDiv w:val="1"/>
      <w:marLeft w:val="0"/>
      <w:marRight w:val="0"/>
      <w:marTop w:val="0"/>
      <w:marBottom w:val="0"/>
      <w:divBdr>
        <w:top w:val="none" w:sz="0" w:space="0" w:color="auto"/>
        <w:left w:val="none" w:sz="0" w:space="0" w:color="auto"/>
        <w:bottom w:val="none" w:sz="0" w:space="0" w:color="auto"/>
        <w:right w:val="none" w:sz="0" w:space="0" w:color="auto"/>
      </w:divBdr>
    </w:div>
    <w:div w:id="1593077472">
      <w:bodyDiv w:val="1"/>
      <w:marLeft w:val="0"/>
      <w:marRight w:val="0"/>
      <w:marTop w:val="0"/>
      <w:marBottom w:val="0"/>
      <w:divBdr>
        <w:top w:val="none" w:sz="0" w:space="0" w:color="auto"/>
        <w:left w:val="none" w:sz="0" w:space="0" w:color="auto"/>
        <w:bottom w:val="none" w:sz="0" w:space="0" w:color="auto"/>
        <w:right w:val="none" w:sz="0" w:space="0" w:color="auto"/>
      </w:divBdr>
    </w:div>
    <w:div w:id="1594708128">
      <w:bodyDiv w:val="1"/>
      <w:marLeft w:val="0"/>
      <w:marRight w:val="0"/>
      <w:marTop w:val="0"/>
      <w:marBottom w:val="0"/>
      <w:divBdr>
        <w:top w:val="none" w:sz="0" w:space="0" w:color="auto"/>
        <w:left w:val="none" w:sz="0" w:space="0" w:color="auto"/>
        <w:bottom w:val="none" w:sz="0" w:space="0" w:color="auto"/>
        <w:right w:val="none" w:sz="0" w:space="0" w:color="auto"/>
      </w:divBdr>
    </w:div>
    <w:div w:id="1596547591">
      <w:bodyDiv w:val="1"/>
      <w:marLeft w:val="0"/>
      <w:marRight w:val="0"/>
      <w:marTop w:val="0"/>
      <w:marBottom w:val="0"/>
      <w:divBdr>
        <w:top w:val="none" w:sz="0" w:space="0" w:color="auto"/>
        <w:left w:val="none" w:sz="0" w:space="0" w:color="auto"/>
        <w:bottom w:val="none" w:sz="0" w:space="0" w:color="auto"/>
        <w:right w:val="none" w:sz="0" w:space="0" w:color="auto"/>
      </w:divBdr>
    </w:div>
    <w:div w:id="1599101451">
      <w:bodyDiv w:val="1"/>
      <w:marLeft w:val="0"/>
      <w:marRight w:val="0"/>
      <w:marTop w:val="0"/>
      <w:marBottom w:val="0"/>
      <w:divBdr>
        <w:top w:val="none" w:sz="0" w:space="0" w:color="auto"/>
        <w:left w:val="none" w:sz="0" w:space="0" w:color="auto"/>
        <w:bottom w:val="none" w:sz="0" w:space="0" w:color="auto"/>
        <w:right w:val="none" w:sz="0" w:space="0" w:color="auto"/>
      </w:divBdr>
    </w:div>
    <w:div w:id="1599408175">
      <w:bodyDiv w:val="1"/>
      <w:marLeft w:val="0"/>
      <w:marRight w:val="0"/>
      <w:marTop w:val="0"/>
      <w:marBottom w:val="0"/>
      <w:divBdr>
        <w:top w:val="none" w:sz="0" w:space="0" w:color="auto"/>
        <w:left w:val="none" w:sz="0" w:space="0" w:color="auto"/>
        <w:bottom w:val="none" w:sz="0" w:space="0" w:color="auto"/>
        <w:right w:val="none" w:sz="0" w:space="0" w:color="auto"/>
      </w:divBdr>
    </w:div>
    <w:div w:id="1600790040">
      <w:bodyDiv w:val="1"/>
      <w:marLeft w:val="0"/>
      <w:marRight w:val="0"/>
      <w:marTop w:val="0"/>
      <w:marBottom w:val="0"/>
      <w:divBdr>
        <w:top w:val="none" w:sz="0" w:space="0" w:color="auto"/>
        <w:left w:val="none" w:sz="0" w:space="0" w:color="auto"/>
        <w:bottom w:val="none" w:sz="0" w:space="0" w:color="auto"/>
        <w:right w:val="none" w:sz="0" w:space="0" w:color="auto"/>
      </w:divBdr>
    </w:div>
    <w:div w:id="1602640670">
      <w:bodyDiv w:val="1"/>
      <w:marLeft w:val="0"/>
      <w:marRight w:val="0"/>
      <w:marTop w:val="0"/>
      <w:marBottom w:val="0"/>
      <w:divBdr>
        <w:top w:val="none" w:sz="0" w:space="0" w:color="auto"/>
        <w:left w:val="none" w:sz="0" w:space="0" w:color="auto"/>
        <w:bottom w:val="none" w:sz="0" w:space="0" w:color="auto"/>
        <w:right w:val="none" w:sz="0" w:space="0" w:color="auto"/>
      </w:divBdr>
      <w:divsChild>
        <w:div w:id="678386166">
          <w:marLeft w:val="0"/>
          <w:marRight w:val="0"/>
          <w:marTop w:val="0"/>
          <w:marBottom w:val="0"/>
          <w:divBdr>
            <w:top w:val="none" w:sz="0" w:space="0" w:color="auto"/>
            <w:left w:val="none" w:sz="0" w:space="0" w:color="auto"/>
            <w:bottom w:val="none" w:sz="0" w:space="0" w:color="auto"/>
            <w:right w:val="none" w:sz="0" w:space="0" w:color="auto"/>
          </w:divBdr>
        </w:div>
      </w:divsChild>
    </w:div>
    <w:div w:id="1609578453">
      <w:bodyDiv w:val="1"/>
      <w:marLeft w:val="0"/>
      <w:marRight w:val="0"/>
      <w:marTop w:val="0"/>
      <w:marBottom w:val="0"/>
      <w:divBdr>
        <w:top w:val="none" w:sz="0" w:space="0" w:color="auto"/>
        <w:left w:val="none" w:sz="0" w:space="0" w:color="auto"/>
        <w:bottom w:val="none" w:sz="0" w:space="0" w:color="auto"/>
        <w:right w:val="none" w:sz="0" w:space="0" w:color="auto"/>
      </w:divBdr>
    </w:div>
    <w:div w:id="1611742885">
      <w:bodyDiv w:val="1"/>
      <w:marLeft w:val="0"/>
      <w:marRight w:val="0"/>
      <w:marTop w:val="0"/>
      <w:marBottom w:val="0"/>
      <w:divBdr>
        <w:top w:val="none" w:sz="0" w:space="0" w:color="auto"/>
        <w:left w:val="none" w:sz="0" w:space="0" w:color="auto"/>
        <w:bottom w:val="none" w:sz="0" w:space="0" w:color="auto"/>
        <w:right w:val="none" w:sz="0" w:space="0" w:color="auto"/>
      </w:divBdr>
    </w:div>
    <w:div w:id="1612584751">
      <w:bodyDiv w:val="1"/>
      <w:marLeft w:val="0"/>
      <w:marRight w:val="0"/>
      <w:marTop w:val="0"/>
      <w:marBottom w:val="0"/>
      <w:divBdr>
        <w:top w:val="none" w:sz="0" w:space="0" w:color="auto"/>
        <w:left w:val="none" w:sz="0" w:space="0" w:color="auto"/>
        <w:bottom w:val="none" w:sz="0" w:space="0" w:color="auto"/>
        <w:right w:val="none" w:sz="0" w:space="0" w:color="auto"/>
      </w:divBdr>
    </w:div>
    <w:div w:id="1612979106">
      <w:bodyDiv w:val="1"/>
      <w:marLeft w:val="0"/>
      <w:marRight w:val="0"/>
      <w:marTop w:val="0"/>
      <w:marBottom w:val="0"/>
      <w:divBdr>
        <w:top w:val="none" w:sz="0" w:space="0" w:color="auto"/>
        <w:left w:val="none" w:sz="0" w:space="0" w:color="auto"/>
        <w:bottom w:val="none" w:sz="0" w:space="0" w:color="auto"/>
        <w:right w:val="none" w:sz="0" w:space="0" w:color="auto"/>
      </w:divBdr>
    </w:div>
    <w:div w:id="1618104493">
      <w:bodyDiv w:val="1"/>
      <w:marLeft w:val="0"/>
      <w:marRight w:val="0"/>
      <w:marTop w:val="0"/>
      <w:marBottom w:val="0"/>
      <w:divBdr>
        <w:top w:val="none" w:sz="0" w:space="0" w:color="auto"/>
        <w:left w:val="none" w:sz="0" w:space="0" w:color="auto"/>
        <w:bottom w:val="none" w:sz="0" w:space="0" w:color="auto"/>
        <w:right w:val="none" w:sz="0" w:space="0" w:color="auto"/>
      </w:divBdr>
    </w:div>
    <w:div w:id="1618947956">
      <w:bodyDiv w:val="1"/>
      <w:marLeft w:val="0"/>
      <w:marRight w:val="0"/>
      <w:marTop w:val="0"/>
      <w:marBottom w:val="0"/>
      <w:divBdr>
        <w:top w:val="none" w:sz="0" w:space="0" w:color="auto"/>
        <w:left w:val="none" w:sz="0" w:space="0" w:color="auto"/>
        <w:bottom w:val="none" w:sz="0" w:space="0" w:color="auto"/>
        <w:right w:val="none" w:sz="0" w:space="0" w:color="auto"/>
      </w:divBdr>
    </w:div>
    <w:div w:id="1620842128">
      <w:bodyDiv w:val="1"/>
      <w:marLeft w:val="0"/>
      <w:marRight w:val="0"/>
      <w:marTop w:val="0"/>
      <w:marBottom w:val="0"/>
      <w:divBdr>
        <w:top w:val="none" w:sz="0" w:space="0" w:color="auto"/>
        <w:left w:val="none" w:sz="0" w:space="0" w:color="auto"/>
        <w:bottom w:val="none" w:sz="0" w:space="0" w:color="auto"/>
        <w:right w:val="none" w:sz="0" w:space="0" w:color="auto"/>
      </w:divBdr>
    </w:div>
    <w:div w:id="1623144513">
      <w:bodyDiv w:val="1"/>
      <w:marLeft w:val="0"/>
      <w:marRight w:val="0"/>
      <w:marTop w:val="0"/>
      <w:marBottom w:val="0"/>
      <w:divBdr>
        <w:top w:val="none" w:sz="0" w:space="0" w:color="auto"/>
        <w:left w:val="none" w:sz="0" w:space="0" w:color="auto"/>
        <w:bottom w:val="none" w:sz="0" w:space="0" w:color="auto"/>
        <w:right w:val="none" w:sz="0" w:space="0" w:color="auto"/>
      </w:divBdr>
    </w:div>
    <w:div w:id="1625966883">
      <w:bodyDiv w:val="1"/>
      <w:marLeft w:val="0"/>
      <w:marRight w:val="0"/>
      <w:marTop w:val="0"/>
      <w:marBottom w:val="0"/>
      <w:divBdr>
        <w:top w:val="none" w:sz="0" w:space="0" w:color="auto"/>
        <w:left w:val="none" w:sz="0" w:space="0" w:color="auto"/>
        <w:bottom w:val="none" w:sz="0" w:space="0" w:color="auto"/>
        <w:right w:val="none" w:sz="0" w:space="0" w:color="auto"/>
      </w:divBdr>
    </w:div>
    <w:div w:id="1627201936">
      <w:bodyDiv w:val="1"/>
      <w:marLeft w:val="0"/>
      <w:marRight w:val="0"/>
      <w:marTop w:val="0"/>
      <w:marBottom w:val="0"/>
      <w:divBdr>
        <w:top w:val="none" w:sz="0" w:space="0" w:color="auto"/>
        <w:left w:val="none" w:sz="0" w:space="0" w:color="auto"/>
        <w:bottom w:val="none" w:sz="0" w:space="0" w:color="auto"/>
        <w:right w:val="none" w:sz="0" w:space="0" w:color="auto"/>
      </w:divBdr>
    </w:div>
    <w:div w:id="1628663303">
      <w:bodyDiv w:val="1"/>
      <w:marLeft w:val="0"/>
      <w:marRight w:val="0"/>
      <w:marTop w:val="0"/>
      <w:marBottom w:val="0"/>
      <w:divBdr>
        <w:top w:val="none" w:sz="0" w:space="0" w:color="auto"/>
        <w:left w:val="none" w:sz="0" w:space="0" w:color="auto"/>
        <w:bottom w:val="none" w:sz="0" w:space="0" w:color="auto"/>
        <w:right w:val="none" w:sz="0" w:space="0" w:color="auto"/>
      </w:divBdr>
    </w:div>
    <w:div w:id="1634552597">
      <w:bodyDiv w:val="1"/>
      <w:marLeft w:val="0"/>
      <w:marRight w:val="0"/>
      <w:marTop w:val="0"/>
      <w:marBottom w:val="0"/>
      <w:divBdr>
        <w:top w:val="none" w:sz="0" w:space="0" w:color="auto"/>
        <w:left w:val="none" w:sz="0" w:space="0" w:color="auto"/>
        <w:bottom w:val="none" w:sz="0" w:space="0" w:color="auto"/>
        <w:right w:val="none" w:sz="0" w:space="0" w:color="auto"/>
      </w:divBdr>
    </w:div>
    <w:div w:id="1637294074">
      <w:bodyDiv w:val="1"/>
      <w:marLeft w:val="0"/>
      <w:marRight w:val="0"/>
      <w:marTop w:val="0"/>
      <w:marBottom w:val="0"/>
      <w:divBdr>
        <w:top w:val="none" w:sz="0" w:space="0" w:color="auto"/>
        <w:left w:val="none" w:sz="0" w:space="0" w:color="auto"/>
        <w:bottom w:val="none" w:sz="0" w:space="0" w:color="auto"/>
        <w:right w:val="none" w:sz="0" w:space="0" w:color="auto"/>
      </w:divBdr>
    </w:div>
    <w:div w:id="1637683272">
      <w:bodyDiv w:val="1"/>
      <w:marLeft w:val="0"/>
      <w:marRight w:val="0"/>
      <w:marTop w:val="0"/>
      <w:marBottom w:val="0"/>
      <w:divBdr>
        <w:top w:val="none" w:sz="0" w:space="0" w:color="auto"/>
        <w:left w:val="none" w:sz="0" w:space="0" w:color="auto"/>
        <w:bottom w:val="none" w:sz="0" w:space="0" w:color="auto"/>
        <w:right w:val="none" w:sz="0" w:space="0" w:color="auto"/>
      </w:divBdr>
    </w:div>
    <w:div w:id="1638873639">
      <w:bodyDiv w:val="1"/>
      <w:marLeft w:val="0"/>
      <w:marRight w:val="0"/>
      <w:marTop w:val="0"/>
      <w:marBottom w:val="0"/>
      <w:divBdr>
        <w:top w:val="none" w:sz="0" w:space="0" w:color="auto"/>
        <w:left w:val="none" w:sz="0" w:space="0" w:color="auto"/>
        <w:bottom w:val="none" w:sz="0" w:space="0" w:color="auto"/>
        <w:right w:val="none" w:sz="0" w:space="0" w:color="auto"/>
      </w:divBdr>
    </w:div>
    <w:div w:id="1639336275">
      <w:bodyDiv w:val="1"/>
      <w:marLeft w:val="0"/>
      <w:marRight w:val="0"/>
      <w:marTop w:val="0"/>
      <w:marBottom w:val="0"/>
      <w:divBdr>
        <w:top w:val="none" w:sz="0" w:space="0" w:color="auto"/>
        <w:left w:val="none" w:sz="0" w:space="0" w:color="auto"/>
        <w:bottom w:val="none" w:sz="0" w:space="0" w:color="auto"/>
        <w:right w:val="none" w:sz="0" w:space="0" w:color="auto"/>
      </w:divBdr>
    </w:div>
    <w:div w:id="1640648020">
      <w:bodyDiv w:val="1"/>
      <w:marLeft w:val="0"/>
      <w:marRight w:val="0"/>
      <w:marTop w:val="0"/>
      <w:marBottom w:val="0"/>
      <w:divBdr>
        <w:top w:val="none" w:sz="0" w:space="0" w:color="auto"/>
        <w:left w:val="none" w:sz="0" w:space="0" w:color="auto"/>
        <w:bottom w:val="none" w:sz="0" w:space="0" w:color="auto"/>
        <w:right w:val="none" w:sz="0" w:space="0" w:color="auto"/>
      </w:divBdr>
    </w:div>
    <w:div w:id="1641232887">
      <w:bodyDiv w:val="1"/>
      <w:marLeft w:val="0"/>
      <w:marRight w:val="0"/>
      <w:marTop w:val="0"/>
      <w:marBottom w:val="0"/>
      <w:divBdr>
        <w:top w:val="none" w:sz="0" w:space="0" w:color="auto"/>
        <w:left w:val="none" w:sz="0" w:space="0" w:color="auto"/>
        <w:bottom w:val="none" w:sz="0" w:space="0" w:color="auto"/>
        <w:right w:val="none" w:sz="0" w:space="0" w:color="auto"/>
      </w:divBdr>
    </w:div>
    <w:div w:id="1641498187">
      <w:bodyDiv w:val="1"/>
      <w:marLeft w:val="0"/>
      <w:marRight w:val="0"/>
      <w:marTop w:val="0"/>
      <w:marBottom w:val="0"/>
      <w:divBdr>
        <w:top w:val="none" w:sz="0" w:space="0" w:color="auto"/>
        <w:left w:val="none" w:sz="0" w:space="0" w:color="auto"/>
        <w:bottom w:val="none" w:sz="0" w:space="0" w:color="auto"/>
        <w:right w:val="none" w:sz="0" w:space="0" w:color="auto"/>
      </w:divBdr>
    </w:div>
    <w:div w:id="1642925863">
      <w:bodyDiv w:val="1"/>
      <w:marLeft w:val="0"/>
      <w:marRight w:val="0"/>
      <w:marTop w:val="0"/>
      <w:marBottom w:val="0"/>
      <w:divBdr>
        <w:top w:val="none" w:sz="0" w:space="0" w:color="auto"/>
        <w:left w:val="none" w:sz="0" w:space="0" w:color="auto"/>
        <w:bottom w:val="none" w:sz="0" w:space="0" w:color="auto"/>
        <w:right w:val="none" w:sz="0" w:space="0" w:color="auto"/>
      </w:divBdr>
    </w:div>
    <w:div w:id="1645040700">
      <w:bodyDiv w:val="1"/>
      <w:marLeft w:val="0"/>
      <w:marRight w:val="0"/>
      <w:marTop w:val="0"/>
      <w:marBottom w:val="0"/>
      <w:divBdr>
        <w:top w:val="none" w:sz="0" w:space="0" w:color="auto"/>
        <w:left w:val="none" w:sz="0" w:space="0" w:color="auto"/>
        <w:bottom w:val="none" w:sz="0" w:space="0" w:color="auto"/>
        <w:right w:val="none" w:sz="0" w:space="0" w:color="auto"/>
      </w:divBdr>
    </w:div>
    <w:div w:id="1652059819">
      <w:bodyDiv w:val="1"/>
      <w:marLeft w:val="0"/>
      <w:marRight w:val="0"/>
      <w:marTop w:val="0"/>
      <w:marBottom w:val="0"/>
      <w:divBdr>
        <w:top w:val="none" w:sz="0" w:space="0" w:color="auto"/>
        <w:left w:val="none" w:sz="0" w:space="0" w:color="auto"/>
        <w:bottom w:val="none" w:sz="0" w:space="0" w:color="auto"/>
        <w:right w:val="none" w:sz="0" w:space="0" w:color="auto"/>
      </w:divBdr>
    </w:div>
    <w:div w:id="1652171629">
      <w:bodyDiv w:val="1"/>
      <w:marLeft w:val="0"/>
      <w:marRight w:val="0"/>
      <w:marTop w:val="0"/>
      <w:marBottom w:val="0"/>
      <w:divBdr>
        <w:top w:val="none" w:sz="0" w:space="0" w:color="auto"/>
        <w:left w:val="none" w:sz="0" w:space="0" w:color="auto"/>
        <w:bottom w:val="none" w:sz="0" w:space="0" w:color="auto"/>
        <w:right w:val="none" w:sz="0" w:space="0" w:color="auto"/>
      </w:divBdr>
    </w:div>
    <w:div w:id="1655992044">
      <w:bodyDiv w:val="1"/>
      <w:marLeft w:val="0"/>
      <w:marRight w:val="0"/>
      <w:marTop w:val="0"/>
      <w:marBottom w:val="0"/>
      <w:divBdr>
        <w:top w:val="none" w:sz="0" w:space="0" w:color="auto"/>
        <w:left w:val="none" w:sz="0" w:space="0" w:color="auto"/>
        <w:bottom w:val="none" w:sz="0" w:space="0" w:color="auto"/>
        <w:right w:val="none" w:sz="0" w:space="0" w:color="auto"/>
      </w:divBdr>
    </w:div>
    <w:div w:id="1659920905">
      <w:bodyDiv w:val="1"/>
      <w:marLeft w:val="0"/>
      <w:marRight w:val="0"/>
      <w:marTop w:val="0"/>
      <w:marBottom w:val="0"/>
      <w:divBdr>
        <w:top w:val="none" w:sz="0" w:space="0" w:color="auto"/>
        <w:left w:val="none" w:sz="0" w:space="0" w:color="auto"/>
        <w:bottom w:val="none" w:sz="0" w:space="0" w:color="auto"/>
        <w:right w:val="none" w:sz="0" w:space="0" w:color="auto"/>
      </w:divBdr>
    </w:div>
    <w:div w:id="1662661919">
      <w:bodyDiv w:val="1"/>
      <w:marLeft w:val="0"/>
      <w:marRight w:val="0"/>
      <w:marTop w:val="0"/>
      <w:marBottom w:val="0"/>
      <w:divBdr>
        <w:top w:val="none" w:sz="0" w:space="0" w:color="auto"/>
        <w:left w:val="none" w:sz="0" w:space="0" w:color="auto"/>
        <w:bottom w:val="none" w:sz="0" w:space="0" w:color="auto"/>
        <w:right w:val="none" w:sz="0" w:space="0" w:color="auto"/>
      </w:divBdr>
    </w:div>
    <w:div w:id="1663436701">
      <w:bodyDiv w:val="1"/>
      <w:marLeft w:val="0"/>
      <w:marRight w:val="0"/>
      <w:marTop w:val="0"/>
      <w:marBottom w:val="0"/>
      <w:divBdr>
        <w:top w:val="none" w:sz="0" w:space="0" w:color="auto"/>
        <w:left w:val="none" w:sz="0" w:space="0" w:color="auto"/>
        <w:bottom w:val="none" w:sz="0" w:space="0" w:color="auto"/>
        <w:right w:val="none" w:sz="0" w:space="0" w:color="auto"/>
      </w:divBdr>
    </w:div>
    <w:div w:id="1665666069">
      <w:bodyDiv w:val="1"/>
      <w:marLeft w:val="0"/>
      <w:marRight w:val="0"/>
      <w:marTop w:val="0"/>
      <w:marBottom w:val="0"/>
      <w:divBdr>
        <w:top w:val="none" w:sz="0" w:space="0" w:color="auto"/>
        <w:left w:val="none" w:sz="0" w:space="0" w:color="auto"/>
        <w:bottom w:val="none" w:sz="0" w:space="0" w:color="auto"/>
        <w:right w:val="none" w:sz="0" w:space="0" w:color="auto"/>
      </w:divBdr>
    </w:div>
    <w:div w:id="1666128436">
      <w:bodyDiv w:val="1"/>
      <w:marLeft w:val="0"/>
      <w:marRight w:val="0"/>
      <w:marTop w:val="0"/>
      <w:marBottom w:val="0"/>
      <w:divBdr>
        <w:top w:val="none" w:sz="0" w:space="0" w:color="auto"/>
        <w:left w:val="none" w:sz="0" w:space="0" w:color="auto"/>
        <w:bottom w:val="none" w:sz="0" w:space="0" w:color="auto"/>
        <w:right w:val="none" w:sz="0" w:space="0" w:color="auto"/>
      </w:divBdr>
    </w:div>
    <w:div w:id="1666399509">
      <w:bodyDiv w:val="1"/>
      <w:marLeft w:val="0"/>
      <w:marRight w:val="0"/>
      <w:marTop w:val="0"/>
      <w:marBottom w:val="0"/>
      <w:divBdr>
        <w:top w:val="none" w:sz="0" w:space="0" w:color="auto"/>
        <w:left w:val="none" w:sz="0" w:space="0" w:color="auto"/>
        <w:bottom w:val="none" w:sz="0" w:space="0" w:color="auto"/>
        <w:right w:val="none" w:sz="0" w:space="0" w:color="auto"/>
      </w:divBdr>
    </w:div>
    <w:div w:id="1669138671">
      <w:bodyDiv w:val="1"/>
      <w:marLeft w:val="0"/>
      <w:marRight w:val="0"/>
      <w:marTop w:val="0"/>
      <w:marBottom w:val="0"/>
      <w:divBdr>
        <w:top w:val="none" w:sz="0" w:space="0" w:color="auto"/>
        <w:left w:val="none" w:sz="0" w:space="0" w:color="auto"/>
        <w:bottom w:val="none" w:sz="0" w:space="0" w:color="auto"/>
        <w:right w:val="none" w:sz="0" w:space="0" w:color="auto"/>
      </w:divBdr>
    </w:div>
    <w:div w:id="1670599158">
      <w:bodyDiv w:val="1"/>
      <w:marLeft w:val="0"/>
      <w:marRight w:val="0"/>
      <w:marTop w:val="0"/>
      <w:marBottom w:val="0"/>
      <w:divBdr>
        <w:top w:val="none" w:sz="0" w:space="0" w:color="auto"/>
        <w:left w:val="none" w:sz="0" w:space="0" w:color="auto"/>
        <w:bottom w:val="none" w:sz="0" w:space="0" w:color="auto"/>
        <w:right w:val="none" w:sz="0" w:space="0" w:color="auto"/>
      </w:divBdr>
    </w:div>
    <w:div w:id="1674918414">
      <w:bodyDiv w:val="1"/>
      <w:marLeft w:val="0"/>
      <w:marRight w:val="0"/>
      <w:marTop w:val="0"/>
      <w:marBottom w:val="0"/>
      <w:divBdr>
        <w:top w:val="none" w:sz="0" w:space="0" w:color="auto"/>
        <w:left w:val="none" w:sz="0" w:space="0" w:color="auto"/>
        <w:bottom w:val="none" w:sz="0" w:space="0" w:color="auto"/>
        <w:right w:val="none" w:sz="0" w:space="0" w:color="auto"/>
      </w:divBdr>
    </w:div>
    <w:div w:id="1676149180">
      <w:bodyDiv w:val="1"/>
      <w:marLeft w:val="0"/>
      <w:marRight w:val="0"/>
      <w:marTop w:val="0"/>
      <w:marBottom w:val="0"/>
      <w:divBdr>
        <w:top w:val="none" w:sz="0" w:space="0" w:color="auto"/>
        <w:left w:val="none" w:sz="0" w:space="0" w:color="auto"/>
        <w:bottom w:val="none" w:sz="0" w:space="0" w:color="auto"/>
        <w:right w:val="none" w:sz="0" w:space="0" w:color="auto"/>
      </w:divBdr>
    </w:div>
    <w:div w:id="1681393080">
      <w:bodyDiv w:val="1"/>
      <w:marLeft w:val="0"/>
      <w:marRight w:val="0"/>
      <w:marTop w:val="0"/>
      <w:marBottom w:val="0"/>
      <w:divBdr>
        <w:top w:val="none" w:sz="0" w:space="0" w:color="auto"/>
        <w:left w:val="none" w:sz="0" w:space="0" w:color="auto"/>
        <w:bottom w:val="none" w:sz="0" w:space="0" w:color="auto"/>
        <w:right w:val="none" w:sz="0" w:space="0" w:color="auto"/>
      </w:divBdr>
    </w:div>
    <w:div w:id="1682393489">
      <w:bodyDiv w:val="1"/>
      <w:marLeft w:val="0"/>
      <w:marRight w:val="0"/>
      <w:marTop w:val="0"/>
      <w:marBottom w:val="0"/>
      <w:divBdr>
        <w:top w:val="none" w:sz="0" w:space="0" w:color="auto"/>
        <w:left w:val="none" w:sz="0" w:space="0" w:color="auto"/>
        <w:bottom w:val="none" w:sz="0" w:space="0" w:color="auto"/>
        <w:right w:val="none" w:sz="0" w:space="0" w:color="auto"/>
      </w:divBdr>
    </w:div>
    <w:div w:id="1692030381">
      <w:bodyDiv w:val="1"/>
      <w:marLeft w:val="0"/>
      <w:marRight w:val="0"/>
      <w:marTop w:val="0"/>
      <w:marBottom w:val="0"/>
      <w:divBdr>
        <w:top w:val="none" w:sz="0" w:space="0" w:color="auto"/>
        <w:left w:val="none" w:sz="0" w:space="0" w:color="auto"/>
        <w:bottom w:val="none" w:sz="0" w:space="0" w:color="auto"/>
        <w:right w:val="none" w:sz="0" w:space="0" w:color="auto"/>
      </w:divBdr>
    </w:div>
    <w:div w:id="1692729644">
      <w:bodyDiv w:val="1"/>
      <w:marLeft w:val="0"/>
      <w:marRight w:val="0"/>
      <w:marTop w:val="0"/>
      <w:marBottom w:val="0"/>
      <w:divBdr>
        <w:top w:val="none" w:sz="0" w:space="0" w:color="auto"/>
        <w:left w:val="none" w:sz="0" w:space="0" w:color="auto"/>
        <w:bottom w:val="none" w:sz="0" w:space="0" w:color="auto"/>
        <w:right w:val="none" w:sz="0" w:space="0" w:color="auto"/>
      </w:divBdr>
    </w:div>
    <w:div w:id="1699235152">
      <w:bodyDiv w:val="1"/>
      <w:marLeft w:val="0"/>
      <w:marRight w:val="0"/>
      <w:marTop w:val="0"/>
      <w:marBottom w:val="0"/>
      <w:divBdr>
        <w:top w:val="none" w:sz="0" w:space="0" w:color="auto"/>
        <w:left w:val="none" w:sz="0" w:space="0" w:color="auto"/>
        <w:bottom w:val="none" w:sz="0" w:space="0" w:color="auto"/>
        <w:right w:val="none" w:sz="0" w:space="0" w:color="auto"/>
      </w:divBdr>
    </w:div>
    <w:div w:id="1699963580">
      <w:bodyDiv w:val="1"/>
      <w:marLeft w:val="0"/>
      <w:marRight w:val="0"/>
      <w:marTop w:val="0"/>
      <w:marBottom w:val="0"/>
      <w:divBdr>
        <w:top w:val="none" w:sz="0" w:space="0" w:color="auto"/>
        <w:left w:val="none" w:sz="0" w:space="0" w:color="auto"/>
        <w:bottom w:val="none" w:sz="0" w:space="0" w:color="auto"/>
        <w:right w:val="none" w:sz="0" w:space="0" w:color="auto"/>
      </w:divBdr>
    </w:div>
    <w:div w:id="1700162684">
      <w:bodyDiv w:val="1"/>
      <w:marLeft w:val="0"/>
      <w:marRight w:val="0"/>
      <w:marTop w:val="0"/>
      <w:marBottom w:val="0"/>
      <w:divBdr>
        <w:top w:val="none" w:sz="0" w:space="0" w:color="auto"/>
        <w:left w:val="none" w:sz="0" w:space="0" w:color="auto"/>
        <w:bottom w:val="none" w:sz="0" w:space="0" w:color="auto"/>
        <w:right w:val="none" w:sz="0" w:space="0" w:color="auto"/>
      </w:divBdr>
    </w:div>
    <w:div w:id="1704015512">
      <w:bodyDiv w:val="1"/>
      <w:marLeft w:val="0"/>
      <w:marRight w:val="0"/>
      <w:marTop w:val="0"/>
      <w:marBottom w:val="0"/>
      <w:divBdr>
        <w:top w:val="none" w:sz="0" w:space="0" w:color="auto"/>
        <w:left w:val="none" w:sz="0" w:space="0" w:color="auto"/>
        <w:bottom w:val="none" w:sz="0" w:space="0" w:color="auto"/>
        <w:right w:val="none" w:sz="0" w:space="0" w:color="auto"/>
      </w:divBdr>
    </w:div>
    <w:div w:id="1707489573">
      <w:bodyDiv w:val="1"/>
      <w:marLeft w:val="0"/>
      <w:marRight w:val="0"/>
      <w:marTop w:val="0"/>
      <w:marBottom w:val="0"/>
      <w:divBdr>
        <w:top w:val="none" w:sz="0" w:space="0" w:color="auto"/>
        <w:left w:val="none" w:sz="0" w:space="0" w:color="auto"/>
        <w:bottom w:val="none" w:sz="0" w:space="0" w:color="auto"/>
        <w:right w:val="none" w:sz="0" w:space="0" w:color="auto"/>
      </w:divBdr>
    </w:div>
    <w:div w:id="1709064464">
      <w:bodyDiv w:val="1"/>
      <w:marLeft w:val="0"/>
      <w:marRight w:val="0"/>
      <w:marTop w:val="0"/>
      <w:marBottom w:val="0"/>
      <w:divBdr>
        <w:top w:val="none" w:sz="0" w:space="0" w:color="auto"/>
        <w:left w:val="none" w:sz="0" w:space="0" w:color="auto"/>
        <w:bottom w:val="none" w:sz="0" w:space="0" w:color="auto"/>
        <w:right w:val="none" w:sz="0" w:space="0" w:color="auto"/>
      </w:divBdr>
    </w:div>
    <w:div w:id="1710304788">
      <w:bodyDiv w:val="1"/>
      <w:marLeft w:val="0"/>
      <w:marRight w:val="0"/>
      <w:marTop w:val="0"/>
      <w:marBottom w:val="0"/>
      <w:divBdr>
        <w:top w:val="none" w:sz="0" w:space="0" w:color="auto"/>
        <w:left w:val="none" w:sz="0" w:space="0" w:color="auto"/>
        <w:bottom w:val="none" w:sz="0" w:space="0" w:color="auto"/>
        <w:right w:val="none" w:sz="0" w:space="0" w:color="auto"/>
      </w:divBdr>
    </w:div>
    <w:div w:id="1710956081">
      <w:bodyDiv w:val="1"/>
      <w:marLeft w:val="0"/>
      <w:marRight w:val="0"/>
      <w:marTop w:val="0"/>
      <w:marBottom w:val="0"/>
      <w:divBdr>
        <w:top w:val="none" w:sz="0" w:space="0" w:color="auto"/>
        <w:left w:val="none" w:sz="0" w:space="0" w:color="auto"/>
        <w:bottom w:val="none" w:sz="0" w:space="0" w:color="auto"/>
        <w:right w:val="none" w:sz="0" w:space="0" w:color="auto"/>
      </w:divBdr>
    </w:div>
    <w:div w:id="1713966635">
      <w:bodyDiv w:val="1"/>
      <w:marLeft w:val="0"/>
      <w:marRight w:val="0"/>
      <w:marTop w:val="0"/>
      <w:marBottom w:val="0"/>
      <w:divBdr>
        <w:top w:val="none" w:sz="0" w:space="0" w:color="auto"/>
        <w:left w:val="none" w:sz="0" w:space="0" w:color="auto"/>
        <w:bottom w:val="none" w:sz="0" w:space="0" w:color="auto"/>
        <w:right w:val="none" w:sz="0" w:space="0" w:color="auto"/>
      </w:divBdr>
    </w:div>
    <w:div w:id="1716586938">
      <w:bodyDiv w:val="1"/>
      <w:marLeft w:val="0"/>
      <w:marRight w:val="0"/>
      <w:marTop w:val="0"/>
      <w:marBottom w:val="0"/>
      <w:divBdr>
        <w:top w:val="none" w:sz="0" w:space="0" w:color="auto"/>
        <w:left w:val="none" w:sz="0" w:space="0" w:color="auto"/>
        <w:bottom w:val="none" w:sz="0" w:space="0" w:color="auto"/>
        <w:right w:val="none" w:sz="0" w:space="0" w:color="auto"/>
      </w:divBdr>
    </w:div>
    <w:div w:id="1720395407">
      <w:bodyDiv w:val="1"/>
      <w:marLeft w:val="0"/>
      <w:marRight w:val="0"/>
      <w:marTop w:val="0"/>
      <w:marBottom w:val="0"/>
      <w:divBdr>
        <w:top w:val="none" w:sz="0" w:space="0" w:color="auto"/>
        <w:left w:val="none" w:sz="0" w:space="0" w:color="auto"/>
        <w:bottom w:val="none" w:sz="0" w:space="0" w:color="auto"/>
        <w:right w:val="none" w:sz="0" w:space="0" w:color="auto"/>
      </w:divBdr>
    </w:div>
    <w:div w:id="1720587393">
      <w:bodyDiv w:val="1"/>
      <w:marLeft w:val="0"/>
      <w:marRight w:val="0"/>
      <w:marTop w:val="0"/>
      <w:marBottom w:val="0"/>
      <w:divBdr>
        <w:top w:val="none" w:sz="0" w:space="0" w:color="auto"/>
        <w:left w:val="none" w:sz="0" w:space="0" w:color="auto"/>
        <w:bottom w:val="none" w:sz="0" w:space="0" w:color="auto"/>
        <w:right w:val="none" w:sz="0" w:space="0" w:color="auto"/>
      </w:divBdr>
    </w:div>
    <w:div w:id="1723210621">
      <w:bodyDiv w:val="1"/>
      <w:marLeft w:val="0"/>
      <w:marRight w:val="0"/>
      <w:marTop w:val="0"/>
      <w:marBottom w:val="0"/>
      <w:divBdr>
        <w:top w:val="none" w:sz="0" w:space="0" w:color="auto"/>
        <w:left w:val="none" w:sz="0" w:space="0" w:color="auto"/>
        <w:bottom w:val="none" w:sz="0" w:space="0" w:color="auto"/>
        <w:right w:val="none" w:sz="0" w:space="0" w:color="auto"/>
      </w:divBdr>
    </w:div>
    <w:div w:id="1724254134">
      <w:bodyDiv w:val="1"/>
      <w:marLeft w:val="0"/>
      <w:marRight w:val="0"/>
      <w:marTop w:val="0"/>
      <w:marBottom w:val="0"/>
      <w:divBdr>
        <w:top w:val="none" w:sz="0" w:space="0" w:color="auto"/>
        <w:left w:val="none" w:sz="0" w:space="0" w:color="auto"/>
        <w:bottom w:val="none" w:sz="0" w:space="0" w:color="auto"/>
        <w:right w:val="none" w:sz="0" w:space="0" w:color="auto"/>
      </w:divBdr>
    </w:div>
    <w:div w:id="1724720303">
      <w:bodyDiv w:val="1"/>
      <w:marLeft w:val="0"/>
      <w:marRight w:val="0"/>
      <w:marTop w:val="0"/>
      <w:marBottom w:val="0"/>
      <w:divBdr>
        <w:top w:val="none" w:sz="0" w:space="0" w:color="auto"/>
        <w:left w:val="none" w:sz="0" w:space="0" w:color="auto"/>
        <w:bottom w:val="none" w:sz="0" w:space="0" w:color="auto"/>
        <w:right w:val="none" w:sz="0" w:space="0" w:color="auto"/>
      </w:divBdr>
    </w:div>
    <w:div w:id="1726486092">
      <w:bodyDiv w:val="1"/>
      <w:marLeft w:val="0"/>
      <w:marRight w:val="0"/>
      <w:marTop w:val="0"/>
      <w:marBottom w:val="0"/>
      <w:divBdr>
        <w:top w:val="none" w:sz="0" w:space="0" w:color="auto"/>
        <w:left w:val="none" w:sz="0" w:space="0" w:color="auto"/>
        <w:bottom w:val="none" w:sz="0" w:space="0" w:color="auto"/>
        <w:right w:val="none" w:sz="0" w:space="0" w:color="auto"/>
      </w:divBdr>
      <w:divsChild>
        <w:div w:id="1827816502">
          <w:marLeft w:val="0"/>
          <w:marRight w:val="0"/>
          <w:marTop w:val="0"/>
          <w:marBottom w:val="0"/>
          <w:divBdr>
            <w:top w:val="none" w:sz="0" w:space="0" w:color="auto"/>
            <w:left w:val="none" w:sz="0" w:space="0" w:color="auto"/>
            <w:bottom w:val="none" w:sz="0" w:space="0" w:color="auto"/>
            <w:right w:val="none" w:sz="0" w:space="0" w:color="auto"/>
          </w:divBdr>
        </w:div>
      </w:divsChild>
    </w:div>
    <w:div w:id="1729265075">
      <w:bodyDiv w:val="1"/>
      <w:marLeft w:val="0"/>
      <w:marRight w:val="0"/>
      <w:marTop w:val="0"/>
      <w:marBottom w:val="0"/>
      <w:divBdr>
        <w:top w:val="none" w:sz="0" w:space="0" w:color="auto"/>
        <w:left w:val="none" w:sz="0" w:space="0" w:color="auto"/>
        <w:bottom w:val="none" w:sz="0" w:space="0" w:color="auto"/>
        <w:right w:val="none" w:sz="0" w:space="0" w:color="auto"/>
      </w:divBdr>
    </w:div>
    <w:div w:id="1731922883">
      <w:bodyDiv w:val="1"/>
      <w:marLeft w:val="0"/>
      <w:marRight w:val="0"/>
      <w:marTop w:val="0"/>
      <w:marBottom w:val="0"/>
      <w:divBdr>
        <w:top w:val="none" w:sz="0" w:space="0" w:color="auto"/>
        <w:left w:val="none" w:sz="0" w:space="0" w:color="auto"/>
        <w:bottom w:val="none" w:sz="0" w:space="0" w:color="auto"/>
        <w:right w:val="none" w:sz="0" w:space="0" w:color="auto"/>
      </w:divBdr>
    </w:div>
    <w:div w:id="1731994315">
      <w:bodyDiv w:val="1"/>
      <w:marLeft w:val="0"/>
      <w:marRight w:val="0"/>
      <w:marTop w:val="0"/>
      <w:marBottom w:val="0"/>
      <w:divBdr>
        <w:top w:val="none" w:sz="0" w:space="0" w:color="auto"/>
        <w:left w:val="none" w:sz="0" w:space="0" w:color="auto"/>
        <w:bottom w:val="none" w:sz="0" w:space="0" w:color="auto"/>
        <w:right w:val="none" w:sz="0" w:space="0" w:color="auto"/>
      </w:divBdr>
    </w:div>
    <w:div w:id="1735549004">
      <w:bodyDiv w:val="1"/>
      <w:marLeft w:val="0"/>
      <w:marRight w:val="0"/>
      <w:marTop w:val="0"/>
      <w:marBottom w:val="0"/>
      <w:divBdr>
        <w:top w:val="none" w:sz="0" w:space="0" w:color="auto"/>
        <w:left w:val="none" w:sz="0" w:space="0" w:color="auto"/>
        <w:bottom w:val="none" w:sz="0" w:space="0" w:color="auto"/>
        <w:right w:val="none" w:sz="0" w:space="0" w:color="auto"/>
      </w:divBdr>
    </w:div>
    <w:div w:id="1740320661">
      <w:bodyDiv w:val="1"/>
      <w:marLeft w:val="0"/>
      <w:marRight w:val="0"/>
      <w:marTop w:val="0"/>
      <w:marBottom w:val="0"/>
      <w:divBdr>
        <w:top w:val="none" w:sz="0" w:space="0" w:color="auto"/>
        <w:left w:val="none" w:sz="0" w:space="0" w:color="auto"/>
        <w:bottom w:val="none" w:sz="0" w:space="0" w:color="auto"/>
        <w:right w:val="none" w:sz="0" w:space="0" w:color="auto"/>
      </w:divBdr>
    </w:div>
    <w:div w:id="1741976550">
      <w:bodyDiv w:val="1"/>
      <w:marLeft w:val="0"/>
      <w:marRight w:val="0"/>
      <w:marTop w:val="0"/>
      <w:marBottom w:val="0"/>
      <w:divBdr>
        <w:top w:val="none" w:sz="0" w:space="0" w:color="auto"/>
        <w:left w:val="none" w:sz="0" w:space="0" w:color="auto"/>
        <w:bottom w:val="none" w:sz="0" w:space="0" w:color="auto"/>
        <w:right w:val="none" w:sz="0" w:space="0" w:color="auto"/>
      </w:divBdr>
    </w:div>
    <w:div w:id="1743525869">
      <w:bodyDiv w:val="1"/>
      <w:marLeft w:val="0"/>
      <w:marRight w:val="0"/>
      <w:marTop w:val="0"/>
      <w:marBottom w:val="0"/>
      <w:divBdr>
        <w:top w:val="none" w:sz="0" w:space="0" w:color="auto"/>
        <w:left w:val="none" w:sz="0" w:space="0" w:color="auto"/>
        <w:bottom w:val="none" w:sz="0" w:space="0" w:color="auto"/>
        <w:right w:val="none" w:sz="0" w:space="0" w:color="auto"/>
      </w:divBdr>
    </w:div>
    <w:div w:id="1744061877">
      <w:bodyDiv w:val="1"/>
      <w:marLeft w:val="0"/>
      <w:marRight w:val="0"/>
      <w:marTop w:val="0"/>
      <w:marBottom w:val="0"/>
      <w:divBdr>
        <w:top w:val="none" w:sz="0" w:space="0" w:color="auto"/>
        <w:left w:val="none" w:sz="0" w:space="0" w:color="auto"/>
        <w:bottom w:val="none" w:sz="0" w:space="0" w:color="auto"/>
        <w:right w:val="none" w:sz="0" w:space="0" w:color="auto"/>
      </w:divBdr>
    </w:div>
    <w:div w:id="1744451913">
      <w:bodyDiv w:val="1"/>
      <w:marLeft w:val="0"/>
      <w:marRight w:val="0"/>
      <w:marTop w:val="0"/>
      <w:marBottom w:val="0"/>
      <w:divBdr>
        <w:top w:val="none" w:sz="0" w:space="0" w:color="auto"/>
        <w:left w:val="none" w:sz="0" w:space="0" w:color="auto"/>
        <w:bottom w:val="none" w:sz="0" w:space="0" w:color="auto"/>
        <w:right w:val="none" w:sz="0" w:space="0" w:color="auto"/>
      </w:divBdr>
    </w:div>
    <w:div w:id="1746758212">
      <w:bodyDiv w:val="1"/>
      <w:marLeft w:val="0"/>
      <w:marRight w:val="0"/>
      <w:marTop w:val="0"/>
      <w:marBottom w:val="0"/>
      <w:divBdr>
        <w:top w:val="none" w:sz="0" w:space="0" w:color="auto"/>
        <w:left w:val="none" w:sz="0" w:space="0" w:color="auto"/>
        <w:bottom w:val="none" w:sz="0" w:space="0" w:color="auto"/>
        <w:right w:val="none" w:sz="0" w:space="0" w:color="auto"/>
      </w:divBdr>
    </w:div>
    <w:div w:id="1747341828">
      <w:bodyDiv w:val="1"/>
      <w:marLeft w:val="0"/>
      <w:marRight w:val="0"/>
      <w:marTop w:val="0"/>
      <w:marBottom w:val="0"/>
      <w:divBdr>
        <w:top w:val="none" w:sz="0" w:space="0" w:color="auto"/>
        <w:left w:val="none" w:sz="0" w:space="0" w:color="auto"/>
        <w:bottom w:val="none" w:sz="0" w:space="0" w:color="auto"/>
        <w:right w:val="none" w:sz="0" w:space="0" w:color="auto"/>
      </w:divBdr>
    </w:div>
    <w:div w:id="1750424489">
      <w:bodyDiv w:val="1"/>
      <w:marLeft w:val="0"/>
      <w:marRight w:val="0"/>
      <w:marTop w:val="0"/>
      <w:marBottom w:val="0"/>
      <w:divBdr>
        <w:top w:val="none" w:sz="0" w:space="0" w:color="auto"/>
        <w:left w:val="none" w:sz="0" w:space="0" w:color="auto"/>
        <w:bottom w:val="none" w:sz="0" w:space="0" w:color="auto"/>
        <w:right w:val="none" w:sz="0" w:space="0" w:color="auto"/>
      </w:divBdr>
    </w:div>
    <w:div w:id="1750693860">
      <w:bodyDiv w:val="1"/>
      <w:marLeft w:val="0"/>
      <w:marRight w:val="0"/>
      <w:marTop w:val="0"/>
      <w:marBottom w:val="0"/>
      <w:divBdr>
        <w:top w:val="none" w:sz="0" w:space="0" w:color="auto"/>
        <w:left w:val="none" w:sz="0" w:space="0" w:color="auto"/>
        <w:bottom w:val="none" w:sz="0" w:space="0" w:color="auto"/>
        <w:right w:val="none" w:sz="0" w:space="0" w:color="auto"/>
      </w:divBdr>
    </w:div>
    <w:div w:id="1756824461">
      <w:bodyDiv w:val="1"/>
      <w:marLeft w:val="0"/>
      <w:marRight w:val="0"/>
      <w:marTop w:val="0"/>
      <w:marBottom w:val="0"/>
      <w:divBdr>
        <w:top w:val="none" w:sz="0" w:space="0" w:color="auto"/>
        <w:left w:val="none" w:sz="0" w:space="0" w:color="auto"/>
        <w:bottom w:val="none" w:sz="0" w:space="0" w:color="auto"/>
        <w:right w:val="none" w:sz="0" w:space="0" w:color="auto"/>
      </w:divBdr>
    </w:div>
    <w:div w:id="1759786683">
      <w:bodyDiv w:val="1"/>
      <w:marLeft w:val="0"/>
      <w:marRight w:val="0"/>
      <w:marTop w:val="0"/>
      <w:marBottom w:val="0"/>
      <w:divBdr>
        <w:top w:val="none" w:sz="0" w:space="0" w:color="auto"/>
        <w:left w:val="none" w:sz="0" w:space="0" w:color="auto"/>
        <w:bottom w:val="none" w:sz="0" w:space="0" w:color="auto"/>
        <w:right w:val="none" w:sz="0" w:space="0" w:color="auto"/>
      </w:divBdr>
    </w:div>
    <w:div w:id="1759906180">
      <w:bodyDiv w:val="1"/>
      <w:marLeft w:val="0"/>
      <w:marRight w:val="0"/>
      <w:marTop w:val="0"/>
      <w:marBottom w:val="0"/>
      <w:divBdr>
        <w:top w:val="none" w:sz="0" w:space="0" w:color="auto"/>
        <w:left w:val="none" w:sz="0" w:space="0" w:color="auto"/>
        <w:bottom w:val="none" w:sz="0" w:space="0" w:color="auto"/>
        <w:right w:val="none" w:sz="0" w:space="0" w:color="auto"/>
      </w:divBdr>
    </w:div>
    <w:div w:id="1760980029">
      <w:bodyDiv w:val="1"/>
      <w:marLeft w:val="0"/>
      <w:marRight w:val="0"/>
      <w:marTop w:val="0"/>
      <w:marBottom w:val="0"/>
      <w:divBdr>
        <w:top w:val="none" w:sz="0" w:space="0" w:color="auto"/>
        <w:left w:val="none" w:sz="0" w:space="0" w:color="auto"/>
        <w:bottom w:val="none" w:sz="0" w:space="0" w:color="auto"/>
        <w:right w:val="none" w:sz="0" w:space="0" w:color="auto"/>
      </w:divBdr>
    </w:div>
    <w:div w:id="1761368112">
      <w:bodyDiv w:val="1"/>
      <w:marLeft w:val="0"/>
      <w:marRight w:val="0"/>
      <w:marTop w:val="0"/>
      <w:marBottom w:val="0"/>
      <w:divBdr>
        <w:top w:val="none" w:sz="0" w:space="0" w:color="auto"/>
        <w:left w:val="none" w:sz="0" w:space="0" w:color="auto"/>
        <w:bottom w:val="none" w:sz="0" w:space="0" w:color="auto"/>
        <w:right w:val="none" w:sz="0" w:space="0" w:color="auto"/>
      </w:divBdr>
    </w:div>
    <w:div w:id="1761485683">
      <w:bodyDiv w:val="1"/>
      <w:marLeft w:val="0"/>
      <w:marRight w:val="0"/>
      <w:marTop w:val="0"/>
      <w:marBottom w:val="0"/>
      <w:divBdr>
        <w:top w:val="none" w:sz="0" w:space="0" w:color="auto"/>
        <w:left w:val="none" w:sz="0" w:space="0" w:color="auto"/>
        <w:bottom w:val="none" w:sz="0" w:space="0" w:color="auto"/>
        <w:right w:val="none" w:sz="0" w:space="0" w:color="auto"/>
      </w:divBdr>
    </w:div>
    <w:div w:id="1765374430">
      <w:bodyDiv w:val="1"/>
      <w:marLeft w:val="0"/>
      <w:marRight w:val="0"/>
      <w:marTop w:val="0"/>
      <w:marBottom w:val="0"/>
      <w:divBdr>
        <w:top w:val="none" w:sz="0" w:space="0" w:color="auto"/>
        <w:left w:val="none" w:sz="0" w:space="0" w:color="auto"/>
        <w:bottom w:val="none" w:sz="0" w:space="0" w:color="auto"/>
        <w:right w:val="none" w:sz="0" w:space="0" w:color="auto"/>
      </w:divBdr>
    </w:div>
    <w:div w:id="1766995634">
      <w:bodyDiv w:val="1"/>
      <w:marLeft w:val="0"/>
      <w:marRight w:val="0"/>
      <w:marTop w:val="0"/>
      <w:marBottom w:val="0"/>
      <w:divBdr>
        <w:top w:val="none" w:sz="0" w:space="0" w:color="auto"/>
        <w:left w:val="none" w:sz="0" w:space="0" w:color="auto"/>
        <w:bottom w:val="none" w:sz="0" w:space="0" w:color="auto"/>
        <w:right w:val="none" w:sz="0" w:space="0" w:color="auto"/>
      </w:divBdr>
    </w:div>
    <w:div w:id="1772630116">
      <w:bodyDiv w:val="1"/>
      <w:marLeft w:val="0"/>
      <w:marRight w:val="0"/>
      <w:marTop w:val="0"/>
      <w:marBottom w:val="0"/>
      <w:divBdr>
        <w:top w:val="none" w:sz="0" w:space="0" w:color="auto"/>
        <w:left w:val="none" w:sz="0" w:space="0" w:color="auto"/>
        <w:bottom w:val="none" w:sz="0" w:space="0" w:color="auto"/>
        <w:right w:val="none" w:sz="0" w:space="0" w:color="auto"/>
      </w:divBdr>
      <w:divsChild>
        <w:div w:id="866526767">
          <w:marLeft w:val="0"/>
          <w:marRight w:val="0"/>
          <w:marTop w:val="0"/>
          <w:marBottom w:val="0"/>
          <w:divBdr>
            <w:top w:val="none" w:sz="0" w:space="0" w:color="auto"/>
            <w:left w:val="none" w:sz="0" w:space="0" w:color="auto"/>
            <w:bottom w:val="none" w:sz="0" w:space="0" w:color="auto"/>
            <w:right w:val="none" w:sz="0" w:space="0" w:color="auto"/>
          </w:divBdr>
        </w:div>
      </w:divsChild>
    </w:div>
    <w:div w:id="1773238275">
      <w:bodyDiv w:val="1"/>
      <w:marLeft w:val="0"/>
      <w:marRight w:val="0"/>
      <w:marTop w:val="0"/>
      <w:marBottom w:val="0"/>
      <w:divBdr>
        <w:top w:val="none" w:sz="0" w:space="0" w:color="auto"/>
        <w:left w:val="none" w:sz="0" w:space="0" w:color="auto"/>
        <w:bottom w:val="none" w:sz="0" w:space="0" w:color="auto"/>
        <w:right w:val="none" w:sz="0" w:space="0" w:color="auto"/>
      </w:divBdr>
    </w:div>
    <w:div w:id="1774125239">
      <w:bodyDiv w:val="1"/>
      <w:marLeft w:val="0"/>
      <w:marRight w:val="0"/>
      <w:marTop w:val="0"/>
      <w:marBottom w:val="0"/>
      <w:divBdr>
        <w:top w:val="none" w:sz="0" w:space="0" w:color="auto"/>
        <w:left w:val="none" w:sz="0" w:space="0" w:color="auto"/>
        <w:bottom w:val="none" w:sz="0" w:space="0" w:color="auto"/>
        <w:right w:val="none" w:sz="0" w:space="0" w:color="auto"/>
      </w:divBdr>
    </w:div>
    <w:div w:id="1774280953">
      <w:bodyDiv w:val="1"/>
      <w:marLeft w:val="0"/>
      <w:marRight w:val="0"/>
      <w:marTop w:val="0"/>
      <w:marBottom w:val="0"/>
      <w:divBdr>
        <w:top w:val="none" w:sz="0" w:space="0" w:color="auto"/>
        <w:left w:val="none" w:sz="0" w:space="0" w:color="auto"/>
        <w:bottom w:val="none" w:sz="0" w:space="0" w:color="auto"/>
        <w:right w:val="none" w:sz="0" w:space="0" w:color="auto"/>
      </w:divBdr>
    </w:div>
    <w:div w:id="1774746791">
      <w:bodyDiv w:val="1"/>
      <w:marLeft w:val="0"/>
      <w:marRight w:val="0"/>
      <w:marTop w:val="0"/>
      <w:marBottom w:val="0"/>
      <w:divBdr>
        <w:top w:val="none" w:sz="0" w:space="0" w:color="auto"/>
        <w:left w:val="none" w:sz="0" w:space="0" w:color="auto"/>
        <w:bottom w:val="none" w:sz="0" w:space="0" w:color="auto"/>
        <w:right w:val="none" w:sz="0" w:space="0" w:color="auto"/>
      </w:divBdr>
    </w:div>
    <w:div w:id="1774783115">
      <w:bodyDiv w:val="1"/>
      <w:marLeft w:val="0"/>
      <w:marRight w:val="0"/>
      <w:marTop w:val="0"/>
      <w:marBottom w:val="0"/>
      <w:divBdr>
        <w:top w:val="none" w:sz="0" w:space="0" w:color="auto"/>
        <w:left w:val="none" w:sz="0" w:space="0" w:color="auto"/>
        <w:bottom w:val="none" w:sz="0" w:space="0" w:color="auto"/>
        <w:right w:val="none" w:sz="0" w:space="0" w:color="auto"/>
      </w:divBdr>
    </w:div>
    <w:div w:id="1779399993">
      <w:bodyDiv w:val="1"/>
      <w:marLeft w:val="0"/>
      <w:marRight w:val="0"/>
      <w:marTop w:val="0"/>
      <w:marBottom w:val="0"/>
      <w:divBdr>
        <w:top w:val="none" w:sz="0" w:space="0" w:color="auto"/>
        <w:left w:val="none" w:sz="0" w:space="0" w:color="auto"/>
        <w:bottom w:val="none" w:sz="0" w:space="0" w:color="auto"/>
        <w:right w:val="none" w:sz="0" w:space="0" w:color="auto"/>
      </w:divBdr>
    </w:div>
    <w:div w:id="1780492749">
      <w:bodyDiv w:val="1"/>
      <w:marLeft w:val="0"/>
      <w:marRight w:val="0"/>
      <w:marTop w:val="0"/>
      <w:marBottom w:val="0"/>
      <w:divBdr>
        <w:top w:val="none" w:sz="0" w:space="0" w:color="auto"/>
        <w:left w:val="none" w:sz="0" w:space="0" w:color="auto"/>
        <w:bottom w:val="none" w:sz="0" w:space="0" w:color="auto"/>
        <w:right w:val="none" w:sz="0" w:space="0" w:color="auto"/>
      </w:divBdr>
    </w:div>
    <w:div w:id="1793017965">
      <w:bodyDiv w:val="1"/>
      <w:marLeft w:val="0"/>
      <w:marRight w:val="0"/>
      <w:marTop w:val="0"/>
      <w:marBottom w:val="0"/>
      <w:divBdr>
        <w:top w:val="none" w:sz="0" w:space="0" w:color="auto"/>
        <w:left w:val="none" w:sz="0" w:space="0" w:color="auto"/>
        <w:bottom w:val="none" w:sz="0" w:space="0" w:color="auto"/>
        <w:right w:val="none" w:sz="0" w:space="0" w:color="auto"/>
      </w:divBdr>
    </w:div>
    <w:div w:id="1794789404">
      <w:bodyDiv w:val="1"/>
      <w:marLeft w:val="0"/>
      <w:marRight w:val="0"/>
      <w:marTop w:val="0"/>
      <w:marBottom w:val="0"/>
      <w:divBdr>
        <w:top w:val="none" w:sz="0" w:space="0" w:color="auto"/>
        <w:left w:val="none" w:sz="0" w:space="0" w:color="auto"/>
        <w:bottom w:val="none" w:sz="0" w:space="0" w:color="auto"/>
        <w:right w:val="none" w:sz="0" w:space="0" w:color="auto"/>
      </w:divBdr>
    </w:div>
    <w:div w:id="1796827708">
      <w:bodyDiv w:val="1"/>
      <w:marLeft w:val="0"/>
      <w:marRight w:val="0"/>
      <w:marTop w:val="0"/>
      <w:marBottom w:val="0"/>
      <w:divBdr>
        <w:top w:val="none" w:sz="0" w:space="0" w:color="auto"/>
        <w:left w:val="none" w:sz="0" w:space="0" w:color="auto"/>
        <w:bottom w:val="none" w:sz="0" w:space="0" w:color="auto"/>
        <w:right w:val="none" w:sz="0" w:space="0" w:color="auto"/>
      </w:divBdr>
    </w:div>
    <w:div w:id="1799108054">
      <w:bodyDiv w:val="1"/>
      <w:marLeft w:val="0"/>
      <w:marRight w:val="0"/>
      <w:marTop w:val="0"/>
      <w:marBottom w:val="0"/>
      <w:divBdr>
        <w:top w:val="none" w:sz="0" w:space="0" w:color="auto"/>
        <w:left w:val="none" w:sz="0" w:space="0" w:color="auto"/>
        <w:bottom w:val="none" w:sz="0" w:space="0" w:color="auto"/>
        <w:right w:val="none" w:sz="0" w:space="0" w:color="auto"/>
      </w:divBdr>
    </w:div>
    <w:div w:id="1802112929">
      <w:bodyDiv w:val="1"/>
      <w:marLeft w:val="0"/>
      <w:marRight w:val="0"/>
      <w:marTop w:val="0"/>
      <w:marBottom w:val="0"/>
      <w:divBdr>
        <w:top w:val="none" w:sz="0" w:space="0" w:color="auto"/>
        <w:left w:val="none" w:sz="0" w:space="0" w:color="auto"/>
        <w:bottom w:val="none" w:sz="0" w:space="0" w:color="auto"/>
        <w:right w:val="none" w:sz="0" w:space="0" w:color="auto"/>
      </w:divBdr>
    </w:div>
    <w:div w:id="1806313831">
      <w:bodyDiv w:val="1"/>
      <w:marLeft w:val="0"/>
      <w:marRight w:val="0"/>
      <w:marTop w:val="0"/>
      <w:marBottom w:val="0"/>
      <w:divBdr>
        <w:top w:val="none" w:sz="0" w:space="0" w:color="auto"/>
        <w:left w:val="none" w:sz="0" w:space="0" w:color="auto"/>
        <w:bottom w:val="none" w:sz="0" w:space="0" w:color="auto"/>
        <w:right w:val="none" w:sz="0" w:space="0" w:color="auto"/>
      </w:divBdr>
    </w:div>
    <w:div w:id="1809857880">
      <w:bodyDiv w:val="1"/>
      <w:marLeft w:val="0"/>
      <w:marRight w:val="0"/>
      <w:marTop w:val="0"/>
      <w:marBottom w:val="0"/>
      <w:divBdr>
        <w:top w:val="none" w:sz="0" w:space="0" w:color="auto"/>
        <w:left w:val="none" w:sz="0" w:space="0" w:color="auto"/>
        <w:bottom w:val="none" w:sz="0" w:space="0" w:color="auto"/>
        <w:right w:val="none" w:sz="0" w:space="0" w:color="auto"/>
      </w:divBdr>
    </w:div>
    <w:div w:id="1813057428">
      <w:bodyDiv w:val="1"/>
      <w:marLeft w:val="0"/>
      <w:marRight w:val="0"/>
      <w:marTop w:val="0"/>
      <w:marBottom w:val="0"/>
      <w:divBdr>
        <w:top w:val="none" w:sz="0" w:space="0" w:color="auto"/>
        <w:left w:val="none" w:sz="0" w:space="0" w:color="auto"/>
        <w:bottom w:val="none" w:sz="0" w:space="0" w:color="auto"/>
        <w:right w:val="none" w:sz="0" w:space="0" w:color="auto"/>
      </w:divBdr>
    </w:div>
    <w:div w:id="1813867312">
      <w:bodyDiv w:val="1"/>
      <w:marLeft w:val="0"/>
      <w:marRight w:val="0"/>
      <w:marTop w:val="0"/>
      <w:marBottom w:val="0"/>
      <w:divBdr>
        <w:top w:val="none" w:sz="0" w:space="0" w:color="auto"/>
        <w:left w:val="none" w:sz="0" w:space="0" w:color="auto"/>
        <w:bottom w:val="none" w:sz="0" w:space="0" w:color="auto"/>
        <w:right w:val="none" w:sz="0" w:space="0" w:color="auto"/>
      </w:divBdr>
    </w:div>
    <w:div w:id="1815022623">
      <w:bodyDiv w:val="1"/>
      <w:marLeft w:val="0"/>
      <w:marRight w:val="0"/>
      <w:marTop w:val="0"/>
      <w:marBottom w:val="0"/>
      <w:divBdr>
        <w:top w:val="none" w:sz="0" w:space="0" w:color="auto"/>
        <w:left w:val="none" w:sz="0" w:space="0" w:color="auto"/>
        <w:bottom w:val="none" w:sz="0" w:space="0" w:color="auto"/>
        <w:right w:val="none" w:sz="0" w:space="0" w:color="auto"/>
      </w:divBdr>
    </w:div>
    <w:div w:id="1818643648">
      <w:bodyDiv w:val="1"/>
      <w:marLeft w:val="0"/>
      <w:marRight w:val="0"/>
      <w:marTop w:val="0"/>
      <w:marBottom w:val="0"/>
      <w:divBdr>
        <w:top w:val="none" w:sz="0" w:space="0" w:color="auto"/>
        <w:left w:val="none" w:sz="0" w:space="0" w:color="auto"/>
        <w:bottom w:val="none" w:sz="0" w:space="0" w:color="auto"/>
        <w:right w:val="none" w:sz="0" w:space="0" w:color="auto"/>
      </w:divBdr>
    </w:div>
    <w:div w:id="1820533423">
      <w:bodyDiv w:val="1"/>
      <w:marLeft w:val="0"/>
      <w:marRight w:val="0"/>
      <w:marTop w:val="0"/>
      <w:marBottom w:val="0"/>
      <w:divBdr>
        <w:top w:val="none" w:sz="0" w:space="0" w:color="auto"/>
        <w:left w:val="none" w:sz="0" w:space="0" w:color="auto"/>
        <w:bottom w:val="none" w:sz="0" w:space="0" w:color="auto"/>
        <w:right w:val="none" w:sz="0" w:space="0" w:color="auto"/>
      </w:divBdr>
    </w:div>
    <w:div w:id="1824352056">
      <w:bodyDiv w:val="1"/>
      <w:marLeft w:val="0"/>
      <w:marRight w:val="0"/>
      <w:marTop w:val="0"/>
      <w:marBottom w:val="0"/>
      <w:divBdr>
        <w:top w:val="none" w:sz="0" w:space="0" w:color="auto"/>
        <w:left w:val="none" w:sz="0" w:space="0" w:color="auto"/>
        <w:bottom w:val="none" w:sz="0" w:space="0" w:color="auto"/>
        <w:right w:val="none" w:sz="0" w:space="0" w:color="auto"/>
      </w:divBdr>
    </w:div>
    <w:div w:id="1827477397">
      <w:bodyDiv w:val="1"/>
      <w:marLeft w:val="0"/>
      <w:marRight w:val="0"/>
      <w:marTop w:val="0"/>
      <w:marBottom w:val="0"/>
      <w:divBdr>
        <w:top w:val="none" w:sz="0" w:space="0" w:color="auto"/>
        <w:left w:val="none" w:sz="0" w:space="0" w:color="auto"/>
        <w:bottom w:val="none" w:sz="0" w:space="0" w:color="auto"/>
        <w:right w:val="none" w:sz="0" w:space="0" w:color="auto"/>
      </w:divBdr>
    </w:div>
    <w:div w:id="1829591718">
      <w:bodyDiv w:val="1"/>
      <w:marLeft w:val="0"/>
      <w:marRight w:val="0"/>
      <w:marTop w:val="0"/>
      <w:marBottom w:val="0"/>
      <w:divBdr>
        <w:top w:val="none" w:sz="0" w:space="0" w:color="auto"/>
        <w:left w:val="none" w:sz="0" w:space="0" w:color="auto"/>
        <w:bottom w:val="none" w:sz="0" w:space="0" w:color="auto"/>
        <w:right w:val="none" w:sz="0" w:space="0" w:color="auto"/>
      </w:divBdr>
    </w:div>
    <w:div w:id="1832062854">
      <w:bodyDiv w:val="1"/>
      <w:marLeft w:val="0"/>
      <w:marRight w:val="0"/>
      <w:marTop w:val="0"/>
      <w:marBottom w:val="0"/>
      <w:divBdr>
        <w:top w:val="none" w:sz="0" w:space="0" w:color="auto"/>
        <w:left w:val="none" w:sz="0" w:space="0" w:color="auto"/>
        <w:bottom w:val="none" w:sz="0" w:space="0" w:color="auto"/>
        <w:right w:val="none" w:sz="0" w:space="0" w:color="auto"/>
      </w:divBdr>
    </w:div>
    <w:div w:id="1833717686">
      <w:bodyDiv w:val="1"/>
      <w:marLeft w:val="0"/>
      <w:marRight w:val="0"/>
      <w:marTop w:val="0"/>
      <w:marBottom w:val="0"/>
      <w:divBdr>
        <w:top w:val="none" w:sz="0" w:space="0" w:color="auto"/>
        <w:left w:val="none" w:sz="0" w:space="0" w:color="auto"/>
        <w:bottom w:val="none" w:sz="0" w:space="0" w:color="auto"/>
        <w:right w:val="none" w:sz="0" w:space="0" w:color="auto"/>
      </w:divBdr>
    </w:div>
    <w:div w:id="1838230276">
      <w:bodyDiv w:val="1"/>
      <w:marLeft w:val="0"/>
      <w:marRight w:val="0"/>
      <w:marTop w:val="0"/>
      <w:marBottom w:val="0"/>
      <w:divBdr>
        <w:top w:val="none" w:sz="0" w:space="0" w:color="auto"/>
        <w:left w:val="none" w:sz="0" w:space="0" w:color="auto"/>
        <w:bottom w:val="none" w:sz="0" w:space="0" w:color="auto"/>
        <w:right w:val="none" w:sz="0" w:space="0" w:color="auto"/>
      </w:divBdr>
    </w:div>
    <w:div w:id="1838378713">
      <w:bodyDiv w:val="1"/>
      <w:marLeft w:val="0"/>
      <w:marRight w:val="0"/>
      <w:marTop w:val="0"/>
      <w:marBottom w:val="0"/>
      <w:divBdr>
        <w:top w:val="none" w:sz="0" w:space="0" w:color="auto"/>
        <w:left w:val="none" w:sz="0" w:space="0" w:color="auto"/>
        <w:bottom w:val="none" w:sz="0" w:space="0" w:color="auto"/>
        <w:right w:val="none" w:sz="0" w:space="0" w:color="auto"/>
      </w:divBdr>
    </w:div>
    <w:div w:id="1838760670">
      <w:bodyDiv w:val="1"/>
      <w:marLeft w:val="0"/>
      <w:marRight w:val="0"/>
      <w:marTop w:val="0"/>
      <w:marBottom w:val="0"/>
      <w:divBdr>
        <w:top w:val="none" w:sz="0" w:space="0" w:color="auto"/>
        <w:left w:val="none" w:sz="0" w:space="0" w:color="auto"/>
        <w:bottom w:val="none" w:sz="0" w:space="0" w:color="auto"/>
        <w:right w:val="none" w:sz="0" w:space="0" w:color="auto"/>
      </w:divBdr>
    </w:div>
    <w:div w:id="1843013021">
      <w:bodyDiv w:val="1"/>
      <w:marLeft w:val="0"/>
      <w:marRight w:val="0"/>
      <w:marTop w:val="0"/>
      <w:marBottom w:val="0"/>
      <w:divBdr>
        <w:top w:val="none" w:sz="0" w:space="0" w:color="auto"/>
        <w:left w:val="none" w:sz="0" w:space="0" w:color="auto"/>
        <w:bottom w:val="none" w:sz="0" w:space="0" w:color="auto"/>
        <w:right w:val="none" w:sz="0" w:space="0" w:color="auto"/>
      </w:divBdr>
    </w:div>
    <w:div w:id="1848251772">
      <w:bodyDiv w:val="1"/>
      <w:marLeft w:val="0"/>
      <w:marRight w:val="0"/>
      <w:marTop w:val="0"/>
      <w:marBottom w:val="0"/>
      <w:divBdr>
        <w:top w:val="none" w:sz="0" w:space="0" w:color="auto"/>
        <w:left w:val="none" w:sz="0" w:space="0" w:color="auto"/>
        <w:bottom w:val="none" w:sz="0" w:space="0" w:color="auto"/>
        <w:right w:val="none" w:sz="0" w:space="0" w:color="auto"/>
      </w:divBdr>
    </w:div>
    <w:div w:id="1854568448">
      <w:bodyDiv w:val="1"/>
      <w:marLeft w:val="0"/>
      <w:marRight w:val="0"/>
      <w:marTop w:val="0"/>
      <w:marBottom w:val="0"/>
      <w:divBdr>
        <w:top w:val="none" w:sz="0" w:space="0" w:color="auto"/>
        <w:left w:val="none" w:sz="0" w:space="0" w:color="auto"/>
        <w:bottom w:val="none" w:sz="0" w:space="0" w:color="auto"/>
        <w:right w:val="none" w:sz="0" w:space="0" w:color="auto"/>
      </w:divBdr>
    </w:div>
    <w:div w:id="1855682847">
      <w:bodyDiv w:val="1"/>
      <w:marLeft w:val="0"/>
      <w:marRight w:val="0"/>
      <w:marTop w:val="0"/>
      <w:marBottom w:val="0"/>
      <w:divBdr>
        <w:top w:val="none" w:sz="0" w:space="0" w:color="auto"/>
        <w:left w:val="none" w:sz="0" w:space="0" w:color="auto"/>
        <w:bottom w:val="none" w:sz="0" w:space="0" w:color="auto"/>
        <w:right w:val="none" w:sz="0" w:space="0" w:color="auto"/>
      </w:divBdr>
    </w:div>
    <w:div w:id="1857621555">
      <w:bodyDiv w:val="1"/>
      <w:marLeft w:val="0"/>
      <w:marRight w:val="0"/>
      <w:marTop w:val="0"/>
      <w:marBottom w:val="0"/>
      <w:divBdr>
        <w:top w:val="none" w:sz="0" w:space="0" w:color="auto"/>
        <w:left w:val="none" w:sz="0" w:space="0" w:color="auto"/>
        <w:bottom w:val="none" w:sz="0" w:space="0" w:color="auto"/>
        <w:right w:val="none" w:sz="0" w:space="0" w:color="auto"/>
      </w:divBdr>
    </w:div>
    <w:div w:id="1863547545">
      <w:bodyDiv w:val="1"/>
      <w:marLeft w:val="0"/>
      <w:marRight w:val="0"/>
      <w:marTop w:val="0"/>
      <w:marBottom w:val="0"/>
      <w:divBdr>
        <w:top w:val="none" w:sz="0" w:space="0" w:color="auto"/>
        <w:left w:val="none" w:sz="0" w:space="0" w:color="auto"/>
        <w:bottom w:val="none" w:sz="0" w:space="0" w:color="auto"/>
        <w:right w:val="none" w:sz="0" w:space="0" w:color="auto"/>
      </w:divBdr>
    </w:div>
    <w:div w:id="1866214022">
      <w:bodyDiv w:val="1"/>
      <w:marLeft w:val="0"/>
      <w:marRight w:val="0"/>
      <w:marTop w:val="0"/>
      <w:marBottom w:val="0"/>
      <w:divBdr>
        <w:top w:val="none" w:sz="0" w:space="0" w:color="auto"/>
        <w:left w:val="none" w:sz="0" w:space="0" w:color="auto"/>
        <w:bottom w:val="none" w:sz="0" w:space="0" w:color="auto"/>
        <w:right w:val="none" w:sz="0" w:space="0" w:color="auto"/>
      </w:divBdr>
    </w:div>
    <w:div w:id="1867139274">
      <w:bodyDiv w:val="1"/>
      <w:marLeft w:val="0"/>
      <w:marRight w:val="0"/>
      <w:marTop w:val="0"/>
      <w:marBottom w:val="0"/>
      <w:divBdr>
        <w:top w:val="none" w:sz="0" w:space="0" w:color="auto"/>
        <w:left w:val="none" w:sz="0" w:space="0" w:color="auto"/>
        <w:bottom w:val="none" w:sz="0" w:space="0" w:color="auto"/>
        <w:right w:val="none" w:sz="0" w:space="0" w:color="auto"/>
      </w:divBdr>
    </w:div>
    <w:div w:id="1867988322">
      <w:bodyDiv w:val="1"/>
      <w:marLeft w:val="0"/>
      <w:marRight w:val="0"/>
      <w:marTop w:val="0"/>
      <w:marBottom w:val="0"/>
      <w:divBdr>
        <w:top w:val="none" w:sz="0" w:space="0" w:color="auto"/>
        <w:left w:val="none" w:sz="0" w:space="0" w:color="auto"/>
        <w:bottom w:val="none" w:sz="0" w:space="0" w:color="auto"/>
        <w:right w:val="none" w:sz="0" w:space="0" w:color="auto"/>
      </w:divBdr>
    </w:div>
    <w:div w:id="1870559941">
      <w:bodyDiv w:val="1"/>
      <w:marLeft w:val="0"/>
      <w:marRight w:val="0"/>
      <w:marTop w:val="0"/>
      <w:marBottom w:val="0"/>
      <w:divBdr>
        <w:top w:val="none" w:sz="0" w:space="0" w:color="auto"/>
        <w:left w:val="none" w:sz="0" w:space="0" w:color="auto"/>
        <w:bottom w:val="none" w:sz="0" w:space="0" w:color="auto"/>
        <w:right w:val="none" w:sz="0" w:space="0" w:color="auto"/>
      </w:divBdr>
    </w:div>
    <w:div w:id="1871649820">
      <w:bodyDiv w:val="1"/>
      <w:marLeft w:val="0"/>
      <w:marRight w:val="0"/>
      <w:marTop w:val="0"/>
      <w:marBottom w:val="0"/>
      <w:divBdr>
        <w:top w:val="none" w:sz="0" w:space="0" w:color="auto"/>
        <w:left w:val="none" w:sz="0" w:space="0" w:color="auto"/>
        <w:bottom w:val="none" w:sz="0" w:space="0" w:color="auto"/>
        <w:right w:val="none" w:sz="0" w:space="0" w:color="auto"/>
      </w:divBdr>
      <w:divsChild>
        <w:div w:id="1108814977">
          <w:marLeft w:val="0"/>
          <w:marRight w:val="0"/>
          <w:marTop w:val="0"/>
          <w:marBottom w:val="0"/>
          <w:divBdr>
            <w:top w:val="none" w:sz="0" w:space="0" w:color="auto"/>
            <w:left w:val="none" w:sz="0" w:space="0" w:color="auto"/>
            <w:bottom w:val="none" w:sz="0" w:space="0" w:color="auto"/>
            <w:right w:val="none" w:sz="0" w:space="0" w:color="auto"/>
          </w:divBdr>
          <w:divsChild>
            <w:div w:id="880508602">
              <w:marLeft w:val="0"/>
              <w:marRight w:val="0"/>
              <w:marTop w:val="0"/>
              <w:marBottom w:val="0"/>
              <w:divBdr>
                <w:top w:val="none" w:sz="0" w:space="0" w:color="auto"/>
                <w:left w:val="none" w:sz="0" w:space="0" w:color="auto"/>
                <w:bottom w:val="none" w:sz="0" w:space="0" w:color="auto"/>
                <w:right w:val="none" w:sz="0" w:space="0" w:color="auto"/>
              </w:divBdr>
              <w:divsChild>
                <w:div w:id="199933538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419555">
      <w:bodyDiv w:val="1"/>
      <w:marLeft w:val="0"/>
      <w:marRight w:val="0"/>
      <w:marTop w:val="0"/>
      <w:marBottom w:val="0"/>
      <w:divBdr>
        <w:top w:val="none" w:sz="0" w:space="0" w:color="auto"/>
        <w:left w:val="none" w:sz="0" w:space="0" w:color="auto"/>
        <w:bottom w:val="none" w:sz="0" w:space="0" w:color="auto"/>
        <w:right w:val="none" w:sz="0" w:space="0" w:color="auto"/>
      </w:divBdr>
    </w:div>
    <w:div w:id="1874031933">
      <w:bodyDiv w:val="1"/>
      <w:marLeft w:val="0"/>
      <w:marRight w:val="0"/>
      <w:marTop w:val="0"/>
      <w:marBottom w:val="0"/>
      <w:divBdr>
        <w:top w:val="none" w:sz="0" w:space="0" w:color="auto"/>
        <w:left w:val="none" w:sz="0" w:space="0" w:color="auto"/>
        <w:bottom w:val="none" w:sz="0" w:space="0" w:color="auto"/>
        <w:right w:val="none" w:sz="0" w:space="0" w:color="auto"/>
      </w:divBdr>
      <w:divsChild>
        <w:div w:id="1786733414">
          <w:marLeft w:val="0"/>
          <w:marRight w:val="0"/>
          <w:marTop w:val="0"/>
          <w:marBottom w:val="0"/>
          <w:divBdr>
            <w:top w:val="none" w:sz="0" w:space="0" w:color="auto"/>
            <w:left w:val="none" w:sz="0" w:space="0" w:color="auto"/>
            <w:bottom w:val="none" w:sz="0" w:space="0" w:color="auto"/>
            <w:right w:val="none" w:sz="0" w:space="0" w:color="auto"/>
          </w:divBdr>
        </w:div>
      </w:divsChild>
    </w:div>
    <w:div w:id="1874419352">
      <w:bodyDiv w:val="1"/>
      <w:marLeft w:val="0"/>
      <w:marRight w:val="0"/>
      <w:marTop w:val="0"/>
      <w:marBottom w:val="0"/>
      <w:divBdr>
        <w:top w:val="none" w:sz="0" w:space="0" w:color="auto"/>
        <w:left w:val="none" w:sz="0" w:space="0" w:color="auto"/>
        <w:bottom w:val="none" w:sz="0" w:space="0" w:color="auto"/>
        <w:right w:val="none" w:sz="0" w:space="0" w:color="auto"/>
      </w:divBdr>
    </w:div>
    <w:div w:id="1875262992">
      <w:bodyDiv w:val="1"/>
      <w:marLeft w:val="0"/>
      <w:marRight w:val="0"/>
      <w:marTop w:val="0"/>
      <w:marBottom w:val="0"/>
      <w:divBdr>
        <w:top w:val="none" w:sz="0" w:space="0" w:color="auto"/>
        <w:left w:val="none" w:sz="0" w:space="0" w:color="auto"/>
        <w:bottom w:val="none" w:sz="0" w:space="0" w:color="auto"/>
        <w:right w:val="none" w:sz="0" w:space="0" w:color="auto"/>
      </w:divBdr>
    </w:div>
    <w:div w:id="1875654923">
      <w:bodyDiv w:val="1"/>
      <w:marLeft w:val="0"/>
      <w:marRight w:val="0"/>
      <w:marTop w:val="0"/>
      <w:marBottom w:val="0"/>
      <w:divBdr>
        <w:top w:val="none" w:sz="0" w:space="0" w:color="auto"/>
        <w:left w:val="none" w:sz="0" w:space="0" w:color="auto"/>
        <w:bottom w:val="none" w:sz="0" w:space="0" w:color="auto"/>
        <w:right w:val="none" w:sz="0" w:space="0" w:color="auto"/>
      </w:divBdr>
    </w:div>
    <w:div w:id="1877153674">
      <w:bodyDiv w:val="1"/>
      <w:marLeft w:val="0"/>
      <w:marRight w:val="0"/>
      <w:marTop w:val="0"/>
      <w:marBottom w:val="0"/>
      <w:divBdr>
        <w:top w:val="none" w:sz="0" w:space="0" w:color="auto"/>
        <w:left w:val="none" w:sz="0" w:space="0" w:color="auto"/>
        <w:bottom w:val="none" w:sz="0" w:space="0" w:color="auto"/>
        <w:right w:val="none" w:sz="0" w:space="0" w:color="auto"/>
      </w:divBdr>
      <w:divsChild>
        <w:div w:id="1482119511">
          <w:marLeft w:val="0"/>
          <w:marRight w:val="0"/>
          <w:marTop w:val="0"/>
          <w:marBottom w:val="0"/>
          <w:divBdr>
            <w:top w:val="none" w:sz="0" w:space="0" w:color="auto"/>
            <w:left w:val="none" w:sz="0" w:space="0" w:color="auto"/>
            <w:bottom w:val="none" w:sz="0" w:space="0" w:color="auto"/>
            <w:right w:val="none" w:sz="0" w:space="0" w:color="auto"/>
          </w:divBdr>
        </w:div>
      </w:divsChild>
    </w:div>
    <w:div w:id="1878664559">
      <w:bodyDiv w:val="1"/>
      <w:marLeft w:val="0"/>
      <w:marRight w:val="0"/>
      <w:marTop w:val="0"/>
      <w:marBottom w:val="0"/>
      <w:divBdr>
        <w:top w:val="none" w:sz="0" w:space="0" w:color="auto"/>
        <w:left w:val="none" w:sz="0" w:space="0" w:color="auto"/>
        <w:bottom w:val="none" w:sz="0" w:space="0" w:color="auto"/>
        <w:right w:val="none" w:sz="0" w:space="0" w:color="auto"/>
      </w:divBdr>
    </w:div>
    <w:div w:id="1881092470">
      <w:bodyDiv w:val="1"/>
      <w:marLeft w:val="0"/>
      <w:marRight w:val="0"/>
      <w:marTop w:val="0"/>
      <w:marBottom w:val="0"/>
      <w:divBdr>
        <w:top w:val="none" w:sz="0" w:space="0" w:color="auto"/>
        <w:left w:val="none" w:sz="0" w:space="0" w:color="auto"/>
        <w:bottom w:val="none" w:sz="0" w:space="0" w:color="auto"/>
        <w:right w:val="none" w:sz="0" w:space="0" w:color="auto"/>
      </w:divBdr>
    </w:div>
    <w:div w:id="1881672391">
      <w:bodyDiv w:val="1"/>
      <w:marLeft w:val="0"/>
      <w:marRight w:val="0"/>
      <w:marTop w:val="0"/>
      <w:marBottom w:val="0"/>
      <w:divBdr>
        <w:top w:val="none" w:sz="0" w:space="0" w:color="auto"/>
        <w:left w:val="none" w:sz="0" w:space="0" w:color="auto"/>
        <w:bottom w:val="none" w:sz="0" w:space="0" w:color="auto"/>
        <w:right w:val="none" w:sz="0" w:space="0" w:color="auto"/>
      </w:divBdr>
    </w:div>
    <w:div w:id="1883396815">
      <w:bodyDiv w:val="1"/>
      <w:marLeft w:val="0"/>
      <w:marRight w:val="0"/>
      <w:marTop w:val="0"/>
      <w:marBottom w:val="0"/>
      <w:divBdr>
        <w:top w:val="none" w:sz="0" w:space="0" w:color="auto"/>
        <w:left w:val="none" w:sz="0" w:space="0" w:color="auto"/>
        <w:bottom w:val="none" w:sz="0" w:space="0" w:color="auto"/>
        <w:right w:val="none" w:sz="0" w:space="0" w:color="auto"/>
      </w:divBdr>
    </w:div>
    <w:div w:id="1884557376">
      <w:bodyDiv w:val="1"/>
      <w:marLeft w:val="0"/>
      <w:marRight w:val="0"/>
      <w:marTop w:val="0"/>
      <w:marBottom w:val="0"/>
      <w:divBdr>
        <w:top w:val="none" w:sz="0" w:space="0" w:color="auto"/>
        <w:left w:val="none" w:sz="0" w:space="0" w:color="auto"/>
        <w:bottom w:val="none" w:sz="0" w:space="0" w:color="auto"/>
        <w:right w:val="none" w:sz="0" w:space="0" w:color="auto"/>
      </w:divBdr>
    </w:div>
    <w:div w:id="1885218750">
      <w:bodyDiv w:val="1"/>
      <w:marLeft w:val="0"/>
      <w:marRight w:val="0"/>
      <w:marTop w:val="0"/>
      <w:marBottom w:val="0"/>
      <w:divBdr>
        <w:top w:val="none" w:sz="0" w:space="0" w:color="auto"/>
        <w:left w:val="none" w:sz="0" w:space="0" w:color="auto"/>
        <w:bottom w:val="none" w:sz="0" w:space="0" w:color="auto"/>
        <w:right w:val="none" w:sz="0" w:space="0" w:color="auto"/>
      </w:divBdr>
    </w:div>
    <w:div w:id="1888838606">
      <w:bodyDiv w:val="1"/>
      <w:marLeft w:val="0"/>
      <w:marRight w:val="0"/>
      <w:marTop w:val="0"/>
      <w:marBottom w:val="0"/>
      <w:divBdr>
        <w:top w:val="none" w:sz="0" w:space="0" w:color="auto"/>
        <w:left w:val="none" w:sz="0" w:space="0" w:color="auto"/>
        <w:bottom w:val="none" w:sz="0" w:space="0" w:color="auto"/>
        <w:right w:val="none" w:sz="0" w:space="0" w:color="auto"/>
      </w:divBdr>
    </w:div>
    <w:div w:id="1889338795">
      <w:bodyDiv w:val="1"/>
      <w:marLeft w:val="0"/>
      <w:marRight w:val="0"/>
      <w:marTop w:val="0"/>
      <w:marBottom w:val="0"/>
      <w:divBdr>
        <w:top w:val="none" w:sz="0" w:space="0" w:color="auto"/>
        <w:left w:val="none" w:sz="0" w:space="0" w:color="auto"/>
        <w:bottom w:val="none" w:sz="0" w:space="0" w:color="auto"/>
        <w:right w:val="none" w:sz="0" w:space="0" w:color="auto"/>
      </w:divBdr>
    </w:div>
    <w:div w:id="1889605133">
      <w:bodyDiv w:val="1"/>
      <w:marLeft w:val="0"/>
      <w:marRight w:val="0"/>
      <w:marTop w:val="0"/>
      <w:marBottom w:val="0"/>
      <w:divBdr>
        <w:top w:val="none" w:sz="0" w:space="0" w:color="auto"/>
        <w:left w:val="none" w:sz="0" w:space="0" w:color="auto"/>
        <w:bottom w:val="none" w:sz="0" w:space="0" w:color="auto"/>
        <w:right w:val="none" w:sz="0" w:space="0" w:color="auto"/>
      </w:divBdr>
    </w:div>
    <w:div w:id="1890339135">
      <w:bodyDiv w:val="1"/>
      <w:marLeft w:val="0"/>
      <w:marRight w:val="0"/>
      <w:marTop w:val="0"/>
      <w:marBottom w:val="0"/>
      <w:divBdr>
        <w:top w:val="none" w:sz="0" w:space="0" w:color="auto"/>
        <w:left w:val="none" w:sz="0" w:space="0" w:color="auto"/>
        <w:bottom w:val="none" w:sz="0" w:space="0" w:color="auto"/>
        <w:right w:val="none" w:sz="0" w:space="0" w:color="auto"/>
      </w:divBdr>
    </w:div>
    <w:div w:id="1891652067">
      <w:bodyDiv w:val="1"/>
      <w:marLeft w:val="0"/>
      <w:marRight w:val="0"/>
      <w:marTop w:val="0"/>
      <w:marBottom w:val="0"/>
      <w:divBdr>
        <w:top w:val="none" w:sz="0" w:space="0" w:color="auto"/>
        <w:left w:val="none" w:sz="0" w:space="0" w:color="auto"/>
        <w:bottom w:val="none" w:sz="0" w:space="0" w:color="auto"/>
        <w:right w:val="none" w:sz="0" w:space="0" w:color="auto"/>
      </w:divBdr>
    </w:div>
    <w:div w:id="1892568910">
      <w:bodyDiv w:val="1"/>
      <w:marLeft w:val="0"/>
      <w:marRight w:val="0"/>
      <w:marTop w:val="0"/>
      <w:marBottom w:val="0"/>
      <w:divBdr>
        <w:top w:val="none" w:sz="0" w:space="0" w:color="auto"/>
        <w:left w:val="none" w:sz="0" w:space="0" w:color="auto"/>
        <w:bottom w:val="none" w:sz="0" w:space="0" w:color="auto"/>
        <w:right w:val="none" w:sz="0" w:space="0" w:color="auto"/>
      </w:divBdr>
    </w:div>
    <w:div w:id="1893537196">
      <w:bodyDiv w:val="1"/>
      <w:marLeft w:val="0"/>
      <w:marRight w:val="0"/>
      <w:marTop w:val="0"/>
      <w:marBottom w:val="0"/>
      <w:divBdr>
        <w:top w:val="none" w:sz="0" w:space="0" w:color="auto"/>
        <w:left w:val="none" w:sz="0" w:space="0" w:color="auto"/>
        <w:bottom w:val="none" w:sz="0" w:space="0" w:color="auto"/>
        <w:right w:val="none" w:sz="0" w:space="0" w:color="auto"/>
      </w:divBdr>
    </w:div>
    <w:div w:id="1894656881">
      <w:bodyDiv w:val="1"/>
      <w:marLeft w:val="0"/>
      <w:marRight w:val="0"/>
      <w:marTop w:val="0"/>
      <w:marBottom w:val="0"/>
      <w:divBdr>
        <w:top w:val="none" w:sz="0" w:space="0" w:color="auto"/>
        <w:left w:val="none" w:sz="0" w:space="0" w:color="auto"/>
        <w:bottom w:val="none" w:sz="0" w:space="0" w:color="auto"/>
        <w:right w:val="none" w:sz="0" w:space="0" w:color="auto"/>
      </w:divBdr>
    </w:div>
    <w:div w:id="1899974920">
      <w:bodyDiv w:val="1"/>
      <w:marLeft w:val="0"/>
      <w:marRight w:val="0"/>
      <w:marTop w:val="0"/>
      <w:marBottom w:val="0"/>
      <w:divBdr>
        <w:top w:val="none" w:sz="0" w:space="0" w:color="auto"/>
        <w:left w:val="none" w:sz="0" w:space="0" w:color="auto"/>
        <w:bottom w:val="none" w:sz="0" w:space="0" w:color="auto"/>
        <w:right w:val="none" w:sz="0" w:space="0" w:color="auto"/>
      </w:divBdr>
    </w:div>
    <w:div w:id="1900945112">
      <w:bodyDiv w:val="1"/>
      <w:marLeft w:val="0"/>
      <w:marRight w:val="0"/>
      <w:marTop w:val="0"/>
      <w:marBottom w:val="0"/>
      <w:divBdr>
        <w:top w:val="none" w:sz="0" w:space="0" w:color="auto"/>
        <w:left w:val="none" w:sz="0" w:space="0" w:color="auto"/>
        <w:bottom w:val="none" w:sz="0" w:space="0" w:color="auto"/>
        <w:right w:val="none" w:sz="0" w:space="0" w:color="auto"/>
      </w:divBdr>
    </w:div>
    <w:div w:id="1908683041">
      <w:bodyDiv w:val="1"/>
      <w:marLeft w:val="0"/>
      <w:marRight w:val="0"/>
      <w:marTop w:val="0"/>
      <w:marBottom w:val="0"/>
      <w:divBdr>
        <w:top w:val="none" w:sz="0" w:space="0" w:color="auto"/>
        <w:left w:val="none" w:sz="0" w:space="0" w:color="auto"/>
        <w:bottom w:val="none" w:sz="0" w:space="0" w:color="auto"/>
        <w:right w:val="none" w:sz="0" w:space="0" w:color="auto"/>
      </w:divBdr>
    </w:div>
    <w:div w:id="1910337291">
      <w:bodyDiv w:val="1"/>
      <w:marLeft w:val="0"/>
      <w:marRight w:val="0"/>
      <w:marTop w:val="0"/>
      <w:marBottom w:val="0"/>
      <w:divBdr>
        <w:top w:val="none" w:sz="0" w:space="0" w:color="auto"/>
        <w:left w:val="none" w:sz="0" w:space="0" w:color="auto"/>
        <w:bottom w:val="none" w:sz="0" w:space="0" w:color="auto"/>
        <w:right w:val="none" w:sz="0" w:space="0" w:color="auto"/>
      </w:divBdr>
    </w:div>
    <w:div w:id="1914195104">
      <w:bodyDiv w:val="1"/>
      <w:marLeft w:val="0"/>
      <w:marRight w:val="0"/>
      <w:marTop w:val="0"/>
      <w:marBottom w:val="0"/>
      <w:divBdr>
        <w:top w:val="none" w:sz="0" w:space="0" w:color="auto"/>
        <w:left w:val="none" w:sz="0" w:space="0" w:color="auto"/>
        <w:bottom w:val="none" w:sz="0" w:space="0" w:color="auto"/>
        <w:right w:val="none" w:sz="0" w:space="0" w:color="auto"/>
      </w:divBdr>
    </w:div>
    <w:div w:id="1916089454">
      <w:bodyDiv w:val="1"/>
      <w:marLeft w:val="0"/>
      <w:marRight w:val="0"/>
      <w:marTop w:val="0"/>
      <w:marBottom w:val="0"/>
      <w:divBdr>
        <w:top w:val="none" w:sz="0" w:space="0" w:color="auto"/>
        <w:left w:val="none" w:sz="0" w:space="0" w:color="auto"/>
        <w:bottom w:val="none" w:sz="0" w:space="0" w:color="auto"/>
        <w:right w:val="none" w:sz="0" w:space="0" w:color="auto"/>
      </w:divBdr>
    </w:div>
    <w:div w:id="1916234908">
      <w:bodyDiv w:val="1"/>
      <w:marLeft w:val="0"/>
      <w:marRight w:val="0"/>
      <w:marTop w:val="0"/>
      <w:marBottom w:val="0"/>
      <w:divBdr>
        <w:top w:val="none" w:sz="0" w:space="0" w:color="auto"/>
        <w:left w:val="none" w:sz="0" w:space="0" w:color="auto"/>
        <w:bottom w:val="none" w:sz="0" w:space="0" w:color="auto"/>
        <w:right w:val="none" w:sz="0" w:space="0" w:color="auto"/>
      </w:divBdr>
    </w:div>
    <w:div w:id="1919628152">
      <w:bodyDiv w:val="1"/>
      <w:marLeft w:val="0"/>
      <w:marRight w:val="0"/>
      <w:marTop w:val="0"/>
      <w:marBottom w:val="0"/>
      <w:divBdr>
        <w:top w:val="none" w:sz="0" w:space="0" w:color="auto"/>
        <w:left w:val="none" w:sz="0" w:space="0" w:color="auto"/>
        <w:bottom w:val="none" w:sz="0" w:space="0" w:color="auto"/>
        <w:right w:val="none" w:sz="0" w:space="0" w:color="auto"/>
      </w:divBdr>
    </w:div>
    <w:div w:id="1922055412">
      <w:bodyDiv w:val="1"/>
      <w:marLeft w:val="0"/>
      <w:marRight w:val="0"/>
      <w:marTop w:val="0"/>
      <w:marBottom w:val="0"/>
      <w:divBdr>
        <w:top w:val="none" w:sz="0" w:space="0" w:color="auto"/>
        <w:left w:val="none" w:sz="0" w:space="0" w:color="auto"/>
        <w:bottom w:val="none" w:sz="0" w:space="0" w:color="auto"/>
        <w:right w:val="none" w:sz="0" w:space="0" w:color="auto"/>
      </w:divBdr>
    </w:div>
    <w:div w:id="1924487938">
      <w:bodyDiv w:val="1"/>
      <w:marLeft w:val="0"/>
      <w:marRight w:val="0"/>
      <w:marTop w:val="0"/>
      <w:marBottom w:val="0"/>
      <w:divBdr>
        <w:top w:val="none" w:sz="0" w:space="0" w:color="auto"/>
        <w:left w:val="none" w:sz="0" w:space="0" w:color="auto"/>
        <w:bottom w:val="none" w:sz="0" w:space="0" w:color="auto"/>
        <w:right w:val="none" w:sz="0" w:space="0" w:color="auto"/>
      </w:divBdr>
    </w:div>
    <w:div w:id="1925651773">
      <w:bodyDiv w:val="1"/>
      <w:marLeft w:val="0"/>
      <w:marRight w:val="0"/>
      <w:marTop w:val="0"/>
      <w:marBottom w:val="0"/>
      <w:divBdr>
        <w:top w:val="none" w:sz="0" w:space="0" w:color="auto"/>
        <w:left w:val="none" w:sz="0" w:space="0" w:color="auto"/>
        <w:bottom w:val="none" w:sz="0" w:space="0" w:color="auto"/>
        <w:right w:val="none" w:sz="0" w:space="0" w:color="auto"/>
      </w:divBdr>
    </w:div>
    <w:div w:id="1926911759">
      <w:bodyDiv w:val="1"/>
      <w:marLeft w:val="0"/>
      <w:marRight w:val="0"/>
      <w:marTop w:val="0"/>
      <w:marBottom w:val="0"/>
      <w:divBdr>
        <w:top w:val="none" w:sz="0" w:space="0" w:color="auto"/>
        <w:left w:val="none" w:sz="0" w:space="0" w:color="auto"/>
        <w:bottom w:val="none" w:sz="0" w:space="0" w:color="auto"/>
        <w:right w:val="none" w:sz="0" w:space="0" w:color="auto"/>
      </w:divBdr>
    </w:div>
    <w:div w:id="1927769021">
      <w:bodyDiv w:val="1"/>
      <w:marLeft w:val="0"/>
      <w:marRight w:val="0"/>
      <w:marTop w:val="0"/>
      <w:marBottom w:val="0"/>
      <w:divBdr>
        <w:top w:val="none" w:sz="0" w:space="0" w:color="auto"/>
        <w:left w:val="none" w:sz="0" w:space="0" w:color="auto"/>
        <w:bottom w:val="none" w:sz="0" w:space="0" w:color="auto"/>
        <w:right w:val="none" w:sz="0" w:space="0" w:color="auto"/>
      </w:divBdr>
    </w:div>
    <w:div w:id="1929270454">
      <w:bodyDiv w:val="1"/>
      <w:marLeft w:val="0"/>
      <w:marRight w:val="0"/>
      <w:marTop w:val="0"/>
      <w:marBottom w:val="0"/>
      <w:divBdr>
        <w:top w:val="none" w:sz="0" w:space="0" w:color="auto"/>
        <w:left w:val="none" w:sz="0" w:space="0" w:color="auto"/>
        <w:bottom w:val="none" w:sz="0" w:space="0" w:color="auto"/>
        <w:right w:val="none" w:sz="0" w:space="0" w:color="auto"/>
      </w:divBdr>
    </w:div>
    <w:div w:id="1933469342">
      <w:bodyDiv w:val="1"/>
      <w:marLeft w:val="0"/>
      <w:marRight w:val="0"/>
      <w:marTop w:val="0"/>
      <w:marBottom w:val="0"/>
      <w:divBdr>
        <w:top w:val="none" w:sz="0" w:space="0" w:color="auto"/>
        <w:left w:val="none" w:sz="0" w:space="0" w:color="auto"/>
        <w:bottom w:val="none" w:sz="0" w:space="0" w:color="auto"/>
        <w:right w:val="none" w:sz="0" w:space="0" w:color="auto"/>
      </w:divBdr>
    </w:div>
    <w:div w:id="1934823579">
      <w:bodyDiv w:val="1"/>
      <w:marLeft w:val="0"/>
      <w:marRight w:val="0"/>
      <w:marTop w:val="0"/>
      <w:marBottom w:val="0"/>
      <w:divBdr>
        <w:top w:val="none" w:sz="0" w:space="0" w:color="auto"/>
        <w:left w:val="none" w:sz="0" w:space="0" w:color="auto"/>
        <w:bottom w:val="none" w:sz="0" w:space="0" w:color="auto"/>
        <w:right w:val="none" w:sz="0" w:space="0" w:color="auto"/>
      </w:divBdr>
    </w:div>
    <w:div w:id="1937443216">
      <w:bodyDiv w:val="1"/>
      <w:marLeft w:val="0"/>
      <w:marRight w:val="0"/>
      <w:marTop w:val="0"/>
      <w:marBottom w:val="0"/>
      <w:divBdr>
        <w:top w:val="none" w:sz="0" w:space="0" w:color="auto"/>
        <w:left w:val="none" w:sz="0" w:space="0" w:color="auto"/>
        <w:bottom w:val="none" w:sz="0" w:space="0" w:color="auto"/>
        <w:right w:val="none" w:sz="0" w:space="0" w:color="auto"/>
      </w:divBdr>
    </w:div>
    <w:div w:id="1943955199">
      <w:bodyDiv w:val="1"/>
      <w:marLeft w:val="0"/>
      <w:marRight w:val="0"/>
      <w:marTop w:val="0"/>
      <w:marBottom w:val="0"/>
      <w:divBdr>
        <w:top w:val="none" w:sz="0" w:space="0" w:color="auto"/>
        <w:left w:val="none" w:sz="0" w:space="0" w:color="auto"/>
        <w:bottom w:val="none" w:sz="0" w:space="0" w:color="auto"/>
        <w:right w:val="none" w:sz="0" w:space="0" w:color="auto"/>
      </w:divBdr>
    </w:div>
    <w:div w:id="1943997341">
      <w:bodyDiv w:val="1"/>
      <w:marLeft w:val="0"/>
      <w:marRight w:val="0"/>
      <w:marTop w:val="0"/>
      <w:marBottom w:val="0"/>
      <w:divBdr>
        <w:top w:val="none" w:sz="0" w:space="0" w:color="auto"/>
        <w:left w:val="none" w:sz="0" w:space="0" w:color="auto"/>
        <w:bottom w:val="none" w:sz="0" w:space="0" w:color="auto"/>
        <w:right w:val="none" w:sz="0" w:space="0" w:color="auto"/>
      </w:divBdr>
    </w:div>
    <w:div w:id="1944923405">
      <w:bodyDiv w:val="1"/>
      <w:marLeft w:val="0"/>
      <w:marRight w:val="0"/>
      <w:marTop w:val="0"/>
      <w:marBottom w:val="0"/>
      <w:divBdr>
        <w:top w:val="none" w:sz="0" w:space="0" w:color="auto"/>
        <w:left w:val="none" w:sz="0" w:space="0" w:color="auto"/>
        <w:bottom w:val="none" w:sz="0" w:space="0" w:color="auto"/>
        <w:right w:val="none" w:sz="0" w:space="0" w:color="auto"/>
      </w:divBdr>
    </w:div>
    <w:div w:id="1946032168">
      <w:bodyDiv w:val="1"/>
      <w:marLeft w:val="0"/>
      <w:marRight w:val="0"/>
      <w:marTop w:val="0"/>
      <w:marBottom w:val="0"/>
      <w:divBdr>
        <w:top w:val="none" w:sz="0" w:space="0" w:color="auto"/>
        <w:left w:val="none" w:sz="0" w:space="0" w:color="auto"/>
        <w:bottom w:val="none" w:sz="0" w:space="0" w:color="auto"/>
        <w:right w:val="none" w:sz="0" w:space="0" w:color="auto"/>
      </w:divBdr>
    </w:div>
    <w:div w:id="1948735220">
      <w:bodyDiv w:val="1"/>
      <w:marLeft w:val="0"/>
      <w:marRight w:val="0"/>
      <w:marTop w:val="0"/>
      <w:marBottom w:val="0"/>
      <w:divBdr>
        <w:top w:val="none" w:sz="0" w:space="0" w:color="auto"/>
        <w:left w:val="none" w:sz="0" w:space="0" w:color="auto"/>
        <w:bottom w:val="none" w:sz="0" w:space="0" w:color="auto"/>
        <w:right w:val="none" w:sz="0" w:space="0" w:color="auto"/>
      </w:divBdr>
    </w:div>
    <w:div w:id="1949728279">
      <w:bodyDiv w:val="1"/>
      <w:marLeft w:val="0"/>
      <w:marRight w:val="0"/>
      <w:marTop w:val="0"/>
      <w:marBottom w:val="0"/>
      <w:divBdr>
        <w:top w:val="none" w:sz="0" w:space="0" w:color="auto"/>
        <w:left w:val="none" w:sz="0" w:space="0" w:color="auto"/>
        <w:bottom w:val="none" w:sz="0" w:space="0" w:color="auto"/>
        <w:right w:val="none" w:sz="0" w:space="0" w:color="auto"/>
      </w:divBdr>
    </w:div>
    <w:div w:id="1956326170">
      <w:bodyDiv w:val="1"/>
      <w:marLeft w:val="0"/>
      <w:marRight w:val="0"/>
      <w:marTop w:val="0"/>
      <w:marBottom w:val="0"/>
      <w:divBdr>
        <w:top w:val="none" w:sz="0" w:space="0" w:color="auto"/>
        <w:left w:val="none" w:sz="0" w:space="0" w:color="auto"/>
        <w:bottom w:val="none" w:sz="0" w:space="0" w:color="auto"/>
        <w:right w:val="none" w:sz="0" w:space="0" w:color="auto"/>
      </w:divBdr>
      <w:divsChild>
        <w:div w:id="761684692">
          <w:marLeft w:val="0"/>
          <w:marRight w:val="0"/>
          <w:marTop w:val="0"/>
          <w:marBottom w:val="0"/>
          <w:divBdr>
            <w:top w:val="none" w:sz="0" w:space="0" w:color="auto"/>
            <w:left w:val="none" w:sz="0" w:space="0" w:color="auto"/>
            <w:bottom w:val="none" w:sz="0" w:space="0" w:color="auto"/>
            <w:right w:val="none" w:sz="0" w:space="0" w:color="auto"/>
          </w:divBdr>
        </w:div>
      </w:divsChild>
    </w:div>
    <w:div w:id="1957518044">
      <w:bodyDiv w:val="1"/>
      <w:marLeft w:val="0"/>
      <w:marRight w:val="0"/>
      <w:marTop w:val="0"/>
      <w:marBottom w:val="0"/>
      <w:divBdr>
        <w:top w:val="none" w:sz="0" w:space="0" w:color="auto"/>
        <w:left w:val="none" w:sz="0" w:space="0" w:color="auto"/>
        <w:bottom w:val="none" w:sz="0" w:space="0" w:color="auto"/>
        <w:right w:val="none" w:sz="0" w:space="0" w:color="auto"/>
      </w:divBdr>
    </w:div>
    <w:div w:id="1960450669">
      <w:bodyDiv w:val="1"/>
      <w:marLeft w:val="0"/>
      <w:marRight w:val="0"/>
      <w:marTop w:val="0"/>
      <w:marBottom w:val="0"/>
      <w:divBdr>
        <w:top w:val="none" w:sz="0" w:space="0" w:color="auto"/>
        <w:left w:val="none" w:sz="0" w:space="0" w:color="auto"/>
        <w:bottom w:val="none" w:sz="0" w:space="0" w:color="auto"/>
        <w:right w:val="none" w:sz="0" w:space="0" w:color="auto"/>
      </w:divBdr>
    </w:div>
    <w:div w:id="1963995567">
      <w:bodyDiv w:val="1"/>
      <w:marLeft w:val="0"/>
      <w:marRight w:val="0"/>
      <w:marTop w:val="0"/>
      <w:marBottom w:val="0"/>
      <w:divBdr>
        <w:top w:val="none" w:sz="0" w:space="0" w:color="auto"/>
        <w:left w:val="none" w:sz="0" w:space="0" w:color="auto"/>
        <w:bottom w:val="none" w:sz="0" w:space="0" w:color="auto"/>
        <w:right w:val="none" w:sz="0" w:space="0" w:color="auto"/>
      </w:divBdr>
    </w:div>
    <w:div w:id="1966691024">
      <w:bodyDiv w:val="1"/>
      <w:marLeft w:val="0"/>
      <w:marRight w:val="0"/>
      <w:marTop w:val="0"/>
      <w:marBottom w:val="0"/>
      <w:divBdr>
        <w:top w:val="none" w:sz="0" w:space="0" w:color="auto"/>
        <w:left w:val="none" w:sz="0" w:space="0" w:color="auto"/>
        <w:bottom w:val="none" w:sz="0" w:space="0" w:color="auto"/>
        <w:right w:val="none" w:sz="0" w:space="0" w:color="auto"/>
      </w:divBdr>
    </w:div>
    <w:div w:id="1974019725">
      <w:bodyDiv w:val="1"/>
      <w:marLeft w:val="0"/>
      <w:marRight w:val="0"/>
      <w:marTop w:val="0"/>
      <w:marBottom w:val="0"/>
      <w:divBdr>
        <w:top w:val="none" w:sz="0" w:space="0" w:color="auto"/>
        <w:left w:val="none" w:sz="0" w:space="0" w:color="auto"/>
        <w:bottom w:val="none" w:sz="0" w:space="0" w:color="auto"/>
        <w:right w:val="none" w:sz="0" w:space="0" w:color="auto"/>
      </w:divBdr>
    </w:div>
    <w:div w:id="1978997655">
      <w:bodyDiv w:val="1"/>
      <w:marLeft w:val="0"/>
      <w:marRight w:val="0"/>
      <w:marTop w:val="0"/>
      <w:marBottom w:val="0"/>
      <w:divBdr>
        <w:top w:val="none" w:sz="0" w:space="0" w:color="auto"/>
        <w:left w:val="none" w:sz="0" w:space="0" w:color="auto"/>
        <w:bottom w:val="none" w:sz="0" w:space="0" w:color="auto"/>
        <w:right w:val="none" w:sz="0" w:space="0" w:color="auto"/>
      </w:divBdr>
    </w:div>
    <w:div w:id="1979065457">
      <w:bodyDiv w:val="1"/>
      <w:marLeft w:val="0"/>
      <w:marRight w:val="0"/>
      <w:marTop w:val="0"/>
      <w:marBottom w:val="0"/>
      <w:divBdr>
        <w:top w:val="none" w:sz="0" w:space="0" w:color="auto"/>
        <w:left w:val="none" w:sz="0" w:space="0" w:color="auto"/>
        <w:bottom w:val="none" w:sz="0" w:space="0" w:color="auto"/>
        <w:right w:val="none" w:sz="0" w:space="0" w:color="auto"/>
      </w:divBdr>
    </w:div>
    <w:div w:id="1979141011">
      <w:bodyDiv w:val="1"/>
      <w:marLeft w:val="0"/>
      <w:marRight w:val="0"/>
      <w:marTop w:val="0"/>
      <w:marBottom w:val="0"/>
      <w:divBdr>
        <w:top w:val="none" w:sz="0" w:space="0" w:color="auto"/>
        <w:left w:val="none" w:sz="0" w:space="0" w:color="auto"/>
        <w:bottom w:val="none" w:sz="0" w:space="0" w:color="auto"/>
        <w:right w:val="none" w:sz="0" w:space="0" w:color="auto"/>
      </w:divBdr>
    </w:div>
    <w:div w:id="1988053518">
      <w:bodyDiv w:val="1"/>
      <w:marLeft w:val="0"/>
      <w:marRight w:val="0"/>
      <w:marTop w:val="0"/>
      <w:marBottom w:val="0"/>
      <w:divBdr>
        <w:top w:val="none" w:sz="0" w:space="0" w:color="auto"/>
        <w:left w:val="none" w:sz="0" w:space="0" w:color="auto"/>
        <w:bottom w:val="none" w:sz="0" w:space="0" w:color="auto"/>
        <w:right w:val="none" w:sz="0" w:space="0" w:color="auto"/>
      </w:divBdr>
    </w:div>
    <w:div w:id="1988585673">
      <w:bodyDiv w:val="1"/>
      <w:marLeft w:val="0"/>
      <w:marRight w:val="0"/>
      <w:marTop w:val="0"/>
      <w:marBottom w:val="0"/>
      <w:divBdr>
        <w:top w:val="none" w:sz="0" w:space="0" w:color="auto"/>
        <w:left w:val="none" w:sz="0" w:space="0" w:color="auto"/>
        <w:bottom w:val="none" w:sz="0" w:space="0" w:color="auto"/>
        <w:right w:val="none" w:sz="0" w:space="0" w:color="auto"/>
      </w:divBdr>
    </w:div>
    <w:div w:id="1988823673">
      <w:bodyDiv w:val="1"/>
      <w:marLeft w:val="0"/>
      <w:marRight w:val="0"/>
      <w:marTop w:val="0"/>
      <w:marBottom w:val="0"/>
      <w:divBdr>
        <w:top w:val="none" w:sz="0" w:space="0" w:color="auto"/>
        <w:left w:val="none" w:sz="0" w:space="0" w:color="auto"/>
        <w:bottom w:val="none" w:sz="0" w:space="0" w:color="auto"/>
        <w:right w:val="none" w:sz="0" w:space="0" w:color="auto"/>
      </w:divBdr>
    </w:div>
    <w:div w:id="1989623990">
      <w:bodyDiv w:val="1"/>
      <w:marLeft w:val="0"/>
      <w:marRight w:val="0"/>
      <w:marTop w:val="0"/>
      <w:marBottom w:val="0"/>
      <w:divBdr>
        <w:top w:val="none" w:sz="0" w:space="0" w:color="auto"/>
        <w:left w:val="none" w:sz="0" w:space="0" w:color="auto"/>
        <w:bottom w:val="none" w:sz="0" w:space="0" w:color="auto"/>
        <w:right w:val="none" w:sz="0" w:space="0" w:color="auto"/>
      </w:divBdr>
    </w:div>
    <w:div w:id="1990015718">
      <w:bodyDiv w:val="1"/>
      <w:marLeft w:val="0"/>
      <w:marRight w:val="0"/>
      <w:marTop w:val="0"/>
      <w:marBottom w:val="0"/>
      <w:divBdr>
        <w:top w:val="none" w:sz="0" w:space="0" w:color="auto"/>
        <w:left w:val="none" w:sz="0" w:space="0" w:color="auto"/>
        <w:bottom w:val="none" w:sz="0" w:space="0" w:color="auto"/>
        <w:right w:val="none" w:sz="0" w:space="0" w:color="auto"/>
      </w:divBdr>
    </w:div>
    <w:div w:id="1992248364">
      <w:bodyDiv w:val="1"/>
      <w:marLeft w:val="0"/>
      <w:marRight w:val="0"/>
      <w:marTop w:val="0"/>
      <w:marBottom w:val="0"/>
      <w:divBdr>
        <w:top w:val="none" w:sz="0" w:space="0" w:color="auto"/>
        <w:left w:val="none" w:sz="0" w:space="0" w:color="auto"/>
        <w:bottom w:val="none" w:sz="0" w:space="0" w:color="auto"/>
        <w:right w:val="none" w:sz="0" w:space="0" w:color="auto"/>
      </w:divBdr>
    </w:div>
    <w:div w:id="1992518067">
      <w:bodyDiv w:val="1"/>
      <w:marLeft w:val="0"/>
      <w:marRight w:val="0"/>
      <w:marTop w:val="0"/>
      <w:marBottom w:val="0"/>
      <w:divBdr>
        <w:top w:val="none" w:sz="0" w:space="0" w:color="auto"/>
        <w:left w:val="none" w:sz="0" w:space="0" w:color="auto"/>
        <w:bottom w:val="none" w:sz="0" w:space="0" w:color="auto"/>
        <w:right w:val="none" w:sz="0" w:space="0" w:color="auto"/>
      </w:divBdr>
    </w:div>
    <w:div w:id="1995181364">
      <w:bodyDiv w:val="1"/>
      <w:marLeft w:val="0"/>
      <w:marRight w:val="0"/>
      <w:marTop w:val="0"/>
      <w:marBottom w:val="0"/>
      <w:divBdr>
        <w:top w:val="none" w:sz="0" w:space="0" w:color="auto"/>
        <w:left w:val="none" w:sz="0" w:space="0" w:color="auto"/>
        <w:bottom w:val="none" w:sz="0" w:space="0" w:color="auto"/>
        <w:right w:val="none" w:sz="0" w:space="0" w:color="auto"/>
      </w:divBdr>
    </w:div>
    <w:div w:id="2000846082">
      <w:bodyDiv w:val="1"/>
      <w:marLeft w:val="0"/>
      <w:marRight w:val="0"/>
      <w:marTop w:val="0"/>
      <w:marBottom w:val="0"/>
      <w:divBdr>
        <w:top w:val="none" w:sz="0" w:space="0" w:color="auto"/>
        <w:left w:val="none" w:sz="0" w:space="0" w:color="auto"/>
        <w:bottom w:val="none" w:sz="0" w:space="0" w:color="auto"/>
        <w:right w:val="none" w:sz="0" w:space="0" w:color="auto"/>
      </w:divBdr>
    </w:div>
    <w:div w:id="2001884700">
      <w:bodyDiv w:val="1"/>
      <w:marLeft w:val="0"/>
      <w:marRight w:val="0"/>
      <w:marTop w:val="0"/>
      <w:marBottom w:val="0"/>
      <w:divBdr>
        <w:top w:val="none" w:sz="0" w:space="0" w:color="auto"/>
        <w:left w:val="none" w:sz="0" w:space="0" w:color="auto"/>
        <w:bottom w:val="none" w:sz="0" w:space="0" w:color="auto"/>
        <w:right w:val="none" w:sz="0" w:space="0" w:color="auto"/>
      </w:divBdr>
    </w:div>
    <w:div w:id="2002078661">
      <w:bodyDiv w:val="1"/>
      <w:marLeft w:val="0"/>
      <w:marRight w:val="0"/>
      <w:marTop w:val="0"/>
      <w:marBottom w:val="0"/>
      <w:divBdr>
        <w:top w:val="none" w:sz="0" w:space="0" w:color="auto"/>
        <w:left w:val="none" w:sz="0" w:space="0" w:color="auto"/>
        <w:bottom w:val="none" w:sz="0" w:space="0" w:color="auto"/>
        <w:right w:val="none" w:sz="0" w:space="0" w:color="auto"/>
      </w:divBdr>
    </w:div>
    <w:div w:id="2002735052">
      <w:bodyDiv w:val="1"/>
      <w:marLeft w:val="0"/>
      <w:marRight w:val="0"/>
      <w:marTop w:val="0"/>
      <w:marBottom w:val="0"/>
      <w:divBdr>
        <w:top w:val="none" w:sz="0" w:space="0" w:color="auto"/>
        <w:left w:val="none" w:sz="0" w:space="0" w:color="auto"/>
        <w:bottom w:val="none" w:sz="0" w:space="0" w:color="auto"/>
        <w:right w:val="none" w:sz="0" w:space="0" w:color="auto"/>
      </w:divBdr>
    </w:div>
    <w:div w:id="2003118594">
      <w:bodyDiv w:val="1"/>
      <w:marLeft w:val="0"/>
      <w:marRight w:val="0"/>
      <w:marTop w:val="0"/>
      <w:marBottom w:val="0"/>
      <w:divBdr>
        <w:top w:val="none" w:sz="0" w:space="0" w:color="auto"/>
        <w:left w:val="none" w:sz="0" w:space="0" w:color="auto"/>
        <w:bottom w:val="none" w:sz="0" w:space="0" w:color="auto"/>
        <w:right w:val="none" w:sz="0" w:space="0" w:color="auto"/>
      </w:divBdr>
    </w:div>
    <w:div w:id="2004316272">
      <w:bodyDiv w:val="1"/>
      <w:marLeft w:val="0"/>
      <w:marRight w:val="0"/>
      <w:marTop w:val="0"/>
      <w:marBottom w:val="0"/>
      <w:divBdr>
        <w:top w:val="none" w:sz="0" w:space="0" w:color="auto"/>
        <w:left w:val="none" w:sz="0" w:space="0" w:color="auto"/>
        <w:bottom w:val="none" w:sz="0" w:space="0" w:color="auto"/>
        <w:right w:val="none" w:sz="0" w:space="0" w:color="auto"/>
      </w:divBdr>
    </w:div>
    <w:div w:id="2005863385">
      <w:bodyDiv w:val="1"/>
      <w:marLeft w:val="0"/>
      <w:marRight w:val="0"/>
      <w:marTop w:val="0"/>
      <w:marBottom w:val="0"/>
      <w:divBdr>
        <w:top w:val="none" w:sz="0" w:space="0" w:color="auto"/>
        <w:left w:val="none" w:sz="0" w:space="0" w:color="auto"/>
        <w:bottom w:val="none" w:sz="0" w:space="0" w:color="auto"/>
        <w:right w:val="none" w:sz="0" w:space="0" w:color="auto"/>
      </w:divBdr>
    </w:div>
    <w:div w:id="2006518793">
      <w:bodyDiv w:val="1"/>
      <w:marLeft w:val="0"/>
      <w:marRight w:val="0"/>
      <w:marTop w:val="0"/>
      <w:marBottom w:val="0"/>
      <w:divBdr>
        <w:top w:val="none" w:sz="0" w:space="0" w:color="auto"/>
        <w:left w:val="none" w:sz="0" w:space="0" w:color="auto"/>
        <w:bottom w:val="none" w:sz="0" w:space="0" w:color="auto"/>
        <w:right w:val="none" w:sz="0" w:space="0" w:color="auto"/>
      </w:divBdr>
    </w:div>
    <w:div w:id="2006935050">
      <w:bodyDiv w:val="1"/>
      <w:marLeft w:val="0"/>
      <w:marRight w:val="0"/>
      <w:marTop w:val="0"/>
      <w:marBottom w:val="0"/>
      <w:divBdr>
        <w:top w:val="none" w:sz="0" w:space="0" w:color="auto"/>
        <w:left w:val="none" w:sz="0" w:space="0" w:color="auto"/>
        <w:bottom w:val="none" w:sz="0" w:space="0" w:color="auto"/>
        <w:right w:val="none" w:sz="0" w:space="0" w:color="auto"/>
      </w:divBdr>
    </w:div>
    <w:div w:id="2007398155">
      <w:bodyDiv w:val="1"/>
      <w:marLeft w:val="0"/>
      <w:marRight w:val="0"/>
      <w:marTop w:val="0"/>
      <w:marBottom w:val="0"/>
      <w:divBdr>
        <w:top w:val="none" w:sz="0" w:space="0" w:color="auto"/>
        <w:left w:val="none" w:sz="0" w:space="0" w:color="auto"/>
        <w:bottom w:val="none" w:sz="0" w:space="0" w:color="auto"/>
        <w:right w:val="none" w:sz="0" w:space="0" w:color="auto"/>
      </w:divBdr>
    </w:div>
    <w:div w:id="2009361292">
      <w:bodyDiv w:val="1"/>
      <w:marLeft w:val="0"/>
      <w:marRight w:val="0"/>
      <w:marTop w:val="0"/>
      <w:marBottom w:val="0"/>
      <w:divBdr>
        <w:top w:val="none" w:sz="0" w:space="0" w:color="auto"/>
        <w:left w:val="none" w:sz="0" w:space="0" w:color="auto"/>
        <w:bottom w:val="none" w:sz="0" w:space="0" w:color="auto"/>
        <w:right w:val="none" w:sz="0" w:space="0" w:color="auto"/>
      </w:divBdr>
    </w:div>
    <w:div w:id="2009363939">
      <w:bodyDiv w:val="1"/>
      <w:marLeft w:val="0"/>
      <w:marRight w:val="0"/>
      <w:marTop w:val="0"/>
      <w:marBottom w:val="0"/>
      <w:divBdr>
        <w:top w:val="none" w:sz="0" w:space="0" w:color="auto"/>
        <w:left w:val="none" w:sz="0" w:space="0" w:color="auto"/>
        <w:bottom w:val="none" w:sz="0" w:space="0" w:color="auto"/>
        <w:right w:val="none" w:sz="0" w:space="0" w:color="auto"/>
      </w:divBdr>
    </w:div>
    <w:div w:id="2011177989">
      <w:bodyDiv w:val="1"/>
      <w:marLeft w:val="0"/>
      <w:marRight w:val="0"/>
      <w:marTop w:val="0"/>
      <w:marBottom w:val="0"/>
      <w:divBdr>
        <w:top w:val="none" w:sz="0" w:space="0" w:color="auto"/>
        <w:left w:val="none" w:sz="0" w:space="0" w:color="auto"/>
        <w:bottom w:val="none" w:sz="0" w:space="0" w:color="auto"/>
        <w:right w:val="none" w:sz="0" w:space="0" w:color="auto"/>
      </w:divBdr>
    </w:div>
    <w:div w:id="2011322737">
      <w:bodyDiv w:val="1"/>
      <w:marLeft w:val="0"/>
      <w:marRight w:val="0"/>
      <w:marTop w:val="0"/>
      <w:marBottom w:val="0"/>
      <w:divBdr>
        <w:top w:val="none" w:sz="0" w:space="0" w:color="auto"/>
        <w:left w:val="none" w:sz="0" w:space="0" w:color="auto"/>
        <w:bottom w:val="none" w:sz="0" w:space="0" w:color="auto"/>
        <w:right w:val="none" w:sz="0" w:space="0" w:color="auto"/>
      </w:divBdr>
    </w:div>
    <w:div w:id="2011712380">
      <w:bodyDiv w:val="1"/>
      <w:marLeft w:val="0"/>
      <w:marRight w:val="0"/>
      <w:marTop w:val="0"/>
      <w:marBottom w:val="0"/>
      <w:divBdr>
        <w:top w:val="none" w:sz="0" w:space="0" w:color="auto"/>
        <w:left w:val="none" w:sz="0" w:space="0" w:color="auto"/>
        <w:bottom w:val="none" w:sz="0" w:space="0" w:color="auto"/>
        <w:right w:val="none" w:sz="0" w:space="0" w:color="auto"/>
      </w:divBdr>
    </w:div>
    <w:div w:id="2013025244">
      <w:bodyDiv w:val="1"/>
      <w:marLeft w:val="0"/>
      <w:marRight w:val="0"/>
      <w:marTop w:val="0"/>
      <w:marBottom w:val="0"/>
      <w:divBdr>
        <w:top w:val="none" w:sz="0" w:space="0" w:color="auto"/>
        <w:left w:val="none" w:sz="0" w:space="0" w:color="auto"/>
        <w:bottom w:val="none" w:sz="0" w:space="0" w:color="auto"/>
        <w:right w:val="none" w:sz="0" w:space="0" w:color="auto"/>
      </w:divBdr>
    </w:div>
    <w:div w:id="2016416577">
      <w:bodyDiv w:val="1"/>
      <w:marLeft w:val="0"/>
      <w:marRight w:val="0"/>
      <w:marTop w:val="0"/>
      <w:marBottom w:val="0"/>
      <w:divBdr>
        <w:top w:val="none" w:sz="0" w:space="0" w:color="auto"/>
        <w:left w:val="none" w:sz="0" w:space="0" w:color="auto"/>
        <w:bottom w:val="none" w:sz="0" w:space="0" w:color="auto"/>
        <w:right w:val="none" w:sz="0" w:space="0" w:color="auto"/>
      </w:divBdr>
    </w:div>
    <w:div w:id="2016610336">
      <w:bodyDiv w:val="1"/>
      <w:marLeft w:val="0"/>
      <w:marRight w:val="0"/>
      <w:marTop w:val="0"/>
      <w:marBottom w:val="0"/>
      <w:divBdr>
        <w:top w:val="none" w:sz="0" w:space="0" w:color="auto"/>
        <w:left w:val="none" w:sz="0" w:space="0" w:color="auto"/>
        <w:bottom w:val="none" w:sz="0" w:space="0" w:color="auto"/>
        <w:right w:val="none" w:sz="0" w:space="0" w:color="auto"/>
      </w:divBdr>
    </w:div>
    <w:div w:id="2022776293">
      <w:bodyDiv w:val="1"/>
      <w:marLeft w:val="0"/>
      <w:marRight w:val="0"/>
      <w:marTop w:val="0"/>
      <w:marBottom w:val="0"/>
      <w:divBdr>
        <w:top w:val="none" w:sz="0" w:space="0" w:color="auto"/>
        <w:left w:val="none" w:sz="0" w:space="0" w:color="auto"/>
        <w:bottom w:val="none" w:sz="0" w:space="0" w:color="auto"/>
        <w:right w:val="none" w:sz="0" w:space="0" w:color="auto"/>
      </w:divBdr>
    </w:div>
    <w:div w:id="2026326099">
      <w:bodyDiv w:val="1"/>
      <w:marLeft w:val="0"/>
      <w:marRight w:val="0"/>
      <w:marTop w:val="0"/>
      <w:marBottom w:val="0"/>
      <w:divBdr>
        <w:top w:val="none" w:sz="0" w:space="0" w:color="auto"/>
        <w:left w:val="none" w:sz="0" w:space="0" w:color="auto"/>
        <w:bottom w:val="none" w:sz="0" w:space="0" w:color="auto"/>
        <w:right w:val="none" w:sz="0" w:space="0" w:color="auto"/>
      </w:divBdr>
    </w:div>
    <w:div w:id="2030375378">
      <w:bodyDiv w:val="1"/>
      <w:marLeft w:val="0"/>
      <w:marRight w:val="0"/>
      <w:marTop w:val="0"/>
      <w:marBottom w:val="0"/>
      <w:divBdr>
        <w:top w:val="none" w:sz="0" w:space="0" w:color="auto"/>
        <w:left w:val="none" w:sz="0" w:space="0" w:color="auto"/>
        <w:bottom w:val="none" w:sz="0" w:space="0" w:color="auto"/>
        <w:right w:val="none" w:sz="0" w:space="0" w:color="auto"/>
      </w:divBdr>
    </w:div>
    <w:div w:id="2042121163">
      <w:bodyDiv w:val="1"/>
      <w:marLeft w:val="0"/>
      <w:marRight w:val="0"/>
      <w:marTop w:val="0"/>
      <w:marBottom w:val="0"/>
      <w:divBdr>
        <w:top w:val="none" w:sz="0" w:space="0" w:color="auto"/>
        <w:left w:val="none" w:sz="0" w:space="0" w:color="auto"/>
        <w:bottom w:val="none" w:sz="0" w:space="0" w:color="auto"/>
        <w:right w:val="none" w:sz="0" w:space="0" w:color="auto"/>
      </w:divBdr>
    </w:div>
    <w:div w:id="2042782884">
      <w:bodyDiv w:val="1"/>
      <w:marLeft w:val="0"/>
      <w:marRight w:val="0"/>
      <w:marTop w:val="0"/>
      <w:marBottom w:val="0"/>
      <w:divBdr>
        <w:top w:val="none" w:sz="0" w:space="0" w:color="auto"/>
        <w:left w:val="none" w:sz="0" w:space="0" w:color="auto"/>
        <w:bottom w:val="none" w:sz="0" w:space="0" w:color="auto"/>
        <w:right w:val="none" w:sz="0" w:space="0" w:color="auto"/>
      </w:divBdr>
    </w:div>
    <w:div w:id="2043942192">
      <w:bodyDiv w:val="1"/>
      <w:marLeft w:val="0"/>
      <w:marRight w:val="0"/>
      <w:marTop w:val="0"/>
      <w:marBottom w:val="0"/>
      <w:divBdr>
        <w:top w:val="none" w:sz="0" w:space="0" w:color="auto"/>
        <w:left w:val="none" w:sz="0" w:space="0" w:color="auto"/>
        <w:bottom w:val="none" w:sz="0" w:space="0" w:color="auto"/>
        <w:right w:val="none" w:sz="0" w:space="0" w:color="auto"/>
      </w:divBdr>
    </w:div>
    <w:div w:id="2045402375">
      <w:bodyDiv w:val="1"/>
      <w:marLeft w:val="0"/>
      <w:marRight w:val="0"/>
      <w:marTop w:val="0"/>
      <w:marBottom w:val="0"/>
      <w:divBdr>
        <w:top w:val="none" w:sz="0" w:space="0" w:color="auto"/>
        <w:left w:val="none" w:sz="0" w:space="0" w:color="auto"/>
        <w:bottom w:val="none" w:sz="0" w:space="0" w:color="auto"/>
        <w:right w:val="none" w:sz="0" w:space="0" w:color="auto"/>
      </w:divBdr>
    </w:div>
    <w:div w:id="2045717163">
      <w:bodyDiv w:val="1"/>
      <w:marLeft w:val="0"/>
      <w:marRight w:val="0"/>
      <w:marTop w:val="0"/>
      <w:marBottom w:val="0"/>
      <w:divBdr>
        <w:top w:val="none" w:sz="0" w:space="0" w:color="auto"/>
        <w:left w:val="none" w:sz="0" w:space="0" w:color="auto"/>
        <w:bottom w:val="none" w:sz="0" w:space="0" w:color="auto"/>
        <w:right w:val="none" w:sz="0" w:space="0" w:color="auto"/>
      </w:divBdr>
    </w:div>
    <w:div w:id="2046712923">
      <w:bodyDiv w:val="1"/>
      <w:marLeft w:val="0"/>
      <w:marRight w:val="0"/>
      <w:marTop w:val="0"/>
      <w:marBottom w:val="0"/>
      <w:divBdr>
        <w:top w:val="none" w:sz="0" w:space="0" w:color="auto"/>
        <w:left w:val="none" w:sz="0" w:space="0" w:color="auto"/>
        <w:bottom w:val="none" w:sz="0" w:space="0" w:color="auto"/>
        <w:right w:val="none" w:sz="0" w:space="0" w:color="auto"/>
      </w:divBdr>
    </w:div>
    <w:div w:id="2046902823">
      <w:bodyDiv w:val="1"/>
      <w:marLeft w:val="0"/>
      <w:marRight w:val="0"/>
      <w:marTop w:val="0"/>
      <w:marBottom w:val="0"/>
      <w:divBdr>
        <w:top w:val="none" w:sz="0" w:space="0" w:color="auto"/>
        <w:left w:val="none" w:sz="0" w:space="0" w:color="auto"/>
        <w:bottom w:val="none" w:sz="0" w:space="0" w:color="auto"/>
        <w:right w:val="none" w:sz="0" w:space="0" w:color="auto"/>
      </w:divBdr>
    </w:div>
    <w:div w:id="2048142111">
      <w:bodyDiv w:val="1"/>
      <w:marLeft w:val="0"/>
      <w:marRight w:val="0"/>
      <w:marTop w:val="0"/>
      <w:marBottom w:val="0"/>
      <w:divBdr>
        <w:top w:val="none" w:sz="0" w:space="0" w:color="auto"/>
        <w:left w:val="none" w:sz="0" w:space="0" w:color="auto"/>
        <w:bottom w:val="none" w:sz="0" w:space="0" w:color="auto"/>
        <w:right w:val="none" w:sz="0" w:space="0" w:color="auto"/>
      </w:divBdr>
    </w:div>
    <w:div w:id="2049141944">
      <w:bodyDiv w:val="1"/>
      <w:marLeft w:val="0"/>
      <w:marRight w:val="0"/>
      <w:marTop w:val="0"/>
      <w:marBottom w:val="0"/>
      <w:divBdr>
        <w:top w:val="none" w:sz="0" w:space="0" w:color="auto"/>
        <w:left w:val="none" w:sz="0" w:space="0" w:color="auto"/>
        <w:bottom w:val="none" w:sz="0" w:space="0" w:color="auto"/>
        <w:right w:val="none" w:sz="0" w:space="0" w:color="auto"/>
      </w:divBdr>
    </w:div>
    <w:div w:id="2051689136">
      <w:bodyDiv w:val="1"/>
      <w:marLeft w:val="0"/>
      <w:marRight w:val="0"/>
      <w:marTop w:val="0"/>
      <w:marBottom w:val="0"/>
      <w:divBdr>
        <w:top w:val="none" w:sz="0" w:space="0" w:color="auto"/>
        <w:left w:val="none" w:sz="0" w:space="0" w:color="auto"/>
        <w:bottom w:val="none" w:sz="0" w:space="0" w:color="auto"/>
        <w:right w:val="none" w:sz="0" w:space="0" w:color="auto"/>
      </w:divBdr>
    </w:div>
    <w:div w:id="2052610136">
      <w:bodyDiv w:val="1"/>
      <w:marLeft w:val="0"/>
      <w:marRight w:val="0"/>
      <w:marTop w:val="0"/>
      <w:marBottom w:val="0"/>
      <w:divBdr>
        <w:top w:val="none" w:sz="0" w:space="0" w:color="auto"/>
        <w:left w:val="none" w:sz="0" w:space="0" w:color="auto"/>
        <w:bottom w:val="none" w:sz="0" w:space="0" w:color="auto"/>
        <w:right w:val="none" w:sz="0" w:space="0" w:color="auto"/>
      </w:divBdr>
    </w:div>
    <w:div w:id="2053729150">
      <w:bodyDiv w:val="1"/>
      <w:marLeft w:val="0"/>
      <w:marRight w:val="0"/>
      <w:marTop w:val="0"/>
      <w:marBottom w:val="0"/>
      <w:divBdr>
        <w:top w:val="none" w:sz="0" w:space="0" w:color="auto"/>
        <w:left w:val="none" w:sz="0" w:space="0" w:color="auto"/>
        <w:bottom w:val="none" w:sz="0" w:space="0" w:color="auto"/>
        <w:right w:val="none" w:sz="0" w:space="0" w:color="auto"/>
      </w:divBdr>
    </w:div>
    <w:div w:id="2053769500">
      <w:bodyDiv w:val="1"/>
      <w:marLeft w:val="0"/>
      <w:marRight w:val="0"/>
      <w:marTop w:val="0"/>
      <w:marBottom w:val="0"/>
      <w:divBdr>
        <w:top w:val="none" w:sz="0" w:space="0" w:color="auto"/>
        <w:left w:val="none" w:sz="0" w:space="0" w:color="auto"/>
        <w:bottom w:val="none" w:sz="0" w:space="0" w:color="auto"/>
        <w:right w:val="none" w:sz="0" w:space="0" w:color="auto"/>
      </w:divBdr>
    </w:div>
    <w:div w:id="2059279208">
      <w:bodyDiv w:val="1"/>
      <w:marLeft w:val="0"/>
      <w:marRight w:val="0"/>
      <w:marTop w:val="0"/>
      <w:marBottom w:val="0"/>
      <w:divBdr>
        <w:top w:val="none" w:sz="0" w:space="0" w:color="auto"/>
        <w:left w:val="none" w:sz="0" w:space="0" w:color="auto"/>
        <w:bottom w:val="none" w:sz="0" w:space="0" w:color="auto"/>
        <w:right w:val="none" w:sz="0" w:space="0" w:color="auto"/>
      </w:divBdr>
    </w:div>
    <w:div w:id="2061442408">
      <w:bodyDiv w:val="1"/>
      <w:marLeft w:val="0"/>
      <w:marRight w:val="0"/>
      <w:marTop w:val="0"/>
      <w:marBottom w:val="0"/>
      <w:divBdr>
        <w:top w:val="none" w:sz="0" w:space="0" w:color="auto"/>
        <w:left w:val="none" w:sz="0" w:space="0" w:color="auto"/>
        <w:bottom w:val="none" w:sz="0" w:space="0" w:color="auto"/>
        <w:right w:val="none" w:sz="0" w:space="0" w:color="auto"/>
      </w:divBdr>
    </w:div>
    <w:div w:id="2064718415">
      <w:bodyDiv w:val="1"/>
      <w:marLeft w:val="0"/>
      <w:marRight w:val="0"/>
      <w:marTop w:val="0"/>
      <w:marBottom w:val="0"/>
      <w:divBdr>
        <w:top w:val="none" w:sz="0" w:space="0" w:color="auto"/>
        <w:left w:val="none" w:sz="0" w:space="0" w:color="auto"/>
        <w:bottom w:val="none" w:sz="0" w:space="0" w:color="auto"/>
        <w:right w:val="none" w:sz="0" w:space="0" w:color="auto"/>
      </w:divBdr>
    </w:div>
    <w:div w:id="2078017095">
      <w:bodyDiv w:val="1"/>
      <w:marLeft w:val="0"/>
      <w:marRight w:val="0"/>
      <w:marTop w:val="0"/>
      <w:marBottom w:val="0"/>
      <w:divBdr>
        <w:top w:val="none" w:sz="0" w:space="0" w:color="auto"/>
        <w:left w:val="none" w:sz="0" w:space="0" w:color="auto"/>
        <w:bottom w:val="none" w:sz="0" w:space="0" w:color="auto"/>
        <w:right w:val="none" w:sz="0" w:space="0" w:color="auto"/>
      </w:divBdr>
    </w:div>
    <w:div w:id="2078018834">
      <w:bodyDiv w:val="1"/>
      <w:marLeft w:val="0"/>
      <w:marRight w:val="0"/>
      <w:marTop w:val="0"/>
      <w:marBottom w:val="0"/>
      <w:divBdr>
        <w:top w:val="none" w:sz="0" w:space="0" w:color="auto"/>
        <w:left w:val="none" w:sz="0" w:space="0" w:color="auto"/>
        <w:bottom w:val="none" w:sz="0" w:space="0" w:color="auto"/>
        <w:right w:val="none" w:sz="0" w:space="0" w:color="auto"/>
      </w:divBdr>
    </w:div>
    <w:div w:id="2078940719">
      <w:bodyDiv w:val="1"/>
      <w:marLeft w:val="0"/>
      <w:marRight w:val="0"/>
      <w:marTop w:val="0"/>
      <w:marBottom w:val="0"/>
      <w:divBdr>
        <w:top w:val="none" w:sz="0" w:space="0" w:color="auto"/>
        <w:left w:val="none" w:sz="0" w:space="0" w:color="auto"/>
        <w:bottom w:val="none" w:sz="0" w:space="0" w:color="auto"/>
        <w:right w:val="none" w:sz="0" w:space="0" w:color="auto"/>
      </w:divBdr>
    </w:div>
    <w:div w:id="2081244528">
      <w:bodyDiv w:val="1"/>
      <w:marLeft w:val="0"/>
      <w:marRight w:val="0"/>
      <w:marTop w:val="0"/>
      <w:marBottom w:val="0"/>
      <w:divBdr>
        <w:top w:val="none" w:sz="0" w:space="0" w:color="auto"/>
        <w:left w:val="none" w:sz="0" w:space="0" w:color="auto"/>
        <w:bottom w:val="none" w:sz="0" w:space="0" w:color="auto"/>
        <w:right w:val="none" w:sz="0" w:space="0" w:color="auto"/>
      </w:divBdr>
    </w:div>
    <w:div w:id="2081443661">
      <w:bodyDiv w:val="1"/>
      <w:marLeft w:val="0"/>
      <w:marRight w:val="0"/>
      <w:marTop w:val="0"/>
      <w:marBottom w:val="0"/>
      <w:divBdr>
        <w:top w:val="none" w:sz="0" w:space="0" w:color="auto"/>
        <w:left w:val="none" w:sz="0" w:space="0" w:color="auto"/>
        <w:bottom w:val="none" w:sz="0" w:space="0" w:color="auto"/>
        <w:right w:val="none" w:sz="0" w:space="0" w:color="auto"/>
      </w:divBdr>
    </w:div>
    <w:div w:id="2086411210">
      <w:bodyDiv w:val="1"/>
      <w:marLeft w:val="0"/>
      <w:marRight w:val="0"/>
      <w:marTop w:val="0"/>
      <w:marBottom w:val="0"/>
      <w:divBdr>
        <w:top w:val="none" w:sz="0" w:space="0" w:color="auto"/>
        <w:left w:val="none" w:sz="0" w:space="0" w:color="auto"/>
        <w:bottom w:val="none" w:sz="0" w:space="0" w:color="auto"/>
        <w:right w:val="none" w:sz="0" w:space="0" w:color="auto"/>
      </w:divBdr>
    </w:div>
    <w:div w:id="2089616675">
      <w:bodyDiv w:val="1"/>
      <w:marLeft w:val="0"/>
      <w:marRight w:val="0"/>
      <w:marTop w:val="0"/>
      <w:marBottom w:val="0"/>
      <w:divBdr>
        <w:top w:val="none" w:sz="0" w:space="0" w:color="auto"/>
        <w:left w:val="none" w:sz="0" w:space="0" w:color="auto"/>
        <w:bottom w:val="none" w:sz="0" w:space="0" w:color="auto"/>
        <w:right w:val="none" w:sz="0" w:space="0" w:color="auto"/>
      </w:divBdr>
    </w:div>
    <w:div w:id="2091730165">
      <w:bodyDiv w:val="1"/>
      <w:marLeft w:val="0"/>
      <w:marRight w:val="0"/>
      <w:marTop w:val="0"/>
      <w:marBottom w:val="0"/>
      <w:divBdr>
        <w:top w:val="none" w:sz="0" w:space="0" w:color="auto"/>
        <w:left w:val="none" w:sz="0" w:space="0" w:color="auto"/>
        <w:bottom w:val="none" w:sz="0" w:space="0" w:color="auto"/>
        <w:right w:val="none" w:sz="0" w:space="0" w:color="auto"/>
      </w:divBdr>
    </w:div>
    <w:div w:id="2093088979">
      <w:bodyDiv w:val="1"/>
      <w:marLeft w:val="0"/>
      <w:marRight w:val="0"/>
      <w:marTop w:val="0"/>
      <w:marBottom w:val="0"/>
      <w:divBdr>
        <w:top w:val="none" w:sz="0" w:space="0" w:color="auto"/>
        <w:left w:val="none" w:sz="0" w:space="0" w:color="auto"/>
        <w:bottom w:val="none" w:sz="0" w:space="0" w:color="auto"/>
        <w:right w:val="none" w:sz="0" w:space="0" w:color="auto"/>
      </w:divBdr>
    </w:div>
    <w:div w:id="2093233908">
      <w:bodyDiv w:val="1"/>
      <w:marLeft w:val="0"/>
      <w:marRight w:val="0"/>
      <w:marTop w:val="0"/>
      <w:marBottom w:val="0"/>
      <w:divBdr>
        <w:top w:val="none" w:sz="0" w:space="0" w:color="auto"/>
        <w:left w:val="none" w:sz="0" w:space="0" w:color="auto"/>
        <w:bottom w:val="none" w:sz="0" w:space="0" w:color="auto"/>
        <w:right w:val="none" w:sz="0" w:space="0" w:color="auto"/>
      </w:divBdr>
    </w:div>
    <w:div w:id="2094426436">
      <w:bodyDiv w:val="1"/>
      <w:marLeft w:val="0"/>
      <w:marRight w:val="0"/>
      <w:marTop w:val="0"/>
      <w:marBottom w:val="0"/>
      <w:divBdr>
        <w:top w:val="none" w:sz="0" w:space="0" w:color="auto"/>
        <w:left w:val="none" w:sz="0" w:space="0" w:color="auto"/>
        <w:bottom w:val="none" w:sz="0" w:space="0" w:color="auto"/>
        <w:right w:val="none" w:sz="0" w:space="0" w:color="auto"/>
      </w:divBdr>
    </w:div>
    <w:div w:id="2098674624">
      <w:bodyDiv w:val="1"/>
      <w:marLeft w:val="0"/>
      <w:marRight w:val="0"/>
      <w:marTop w:val="0"/>
      <w:marBottom w:val="0"/>
      <w:divBdr>
        <w:top w:val="none" w:sz="0" w:space="0" w:color="auto"/>
        <w:left w:val="none" w:sz="0" w:space="0" w:color="auto"/>
        <w:bottom w:val="none" w:sz="0" w:space="0" w:color="auto"/>
        <w:right w:val="none" w:sz="0" w:space="0" w:color="auto"/>
      </w:divBdr>
    </w:div>
    <w:div w:id="2102332750">
      <w:bodyDiv w:val="1"/>
      <w:marLeft w:val="0"/>
      <w:marRight w:val="0"/>
      <w:marTop w:val="0"/>
      <w:marBottom w:val="0"/>
      <w:divBdr>
        <w:top w:val="none" w:sz="0" w:space="0" w:color="auto"/>
        <w:left w:val="none" w:sz="0" w:space="0" w:color="auto"/>
        <w:bottom w:val="none" w:sz="0" w:space="0" w:color="auto"/>
        <w:right w:val="none" w:sz="0" w:space="0" w:color="auto"/>
      </w:divBdr>
    </w:div>
    <w:div w:id="2102945112">
      <w:bodyDiv w:val="1"/>
      <w:marLeft w:val="0"/>
      <w:marRight w:val="0"/>
      <w:marTop w:val="0"/>
      <w:marBottom w:val="0"/>
      <w:divBdr>
        <w:top w:val="none" w:sz="0" w:space="0" w:color="auto"/>
        <w:left w:val="none" w:sz="0" w:space="0" w:color="auto"/>
        <w:bottom w:val="none" w:sz="0" w:space="0" w:color="auto"/>
        <w:right w:val="none" w:sz="0" w:space="0" w:color="auto"/>
      </w:divBdr>
    </w:div>
    <w:div w:id="2103255892">
      <w:bodyDiv w:val="1"/>
      <w:marLeft w:val="0"/>
      <w:marRight w:val="0"/>
      <w:marTop w:val="0"/>
      <w:marBottom w:val="0"/>
      <w:divBdr>
        <w:top w:val="none" w:sz="0" w:space="0" w:color="auto"/>
        <w:left w:val="none" w:sz="0" w:space="0" w:color="auto"/>
        <w:bottom w:val="none" w:sz="0" w:space="0" w:color="auto"/>
        <w:right w:val="none" w:sz="0" w:space="0" w:color="auto"/>
      </w:divBdr>
    </w:div>
    <w:div w:id="2114588205">
      <w:bodyDiv w:val="1"/>
      <w:marLeft w:val="0"/>
      <w:marRight w:val="0"/>
      <w:marTop w:val="0"/>
      <w:marBottom w:val="0"/>
      <w:divBdr>
        <w:top w:val="none" w:sz="0" w:space="0" w:color="auto"/>
        <w:left w:val="none" w:sz="0" w:space="0" w:color="auto"/>
        <w:bottom w:val="none" w:sz="0" w:space="0" w:color="auto"/>
        <w:right w:val="none" w:sz="0" w:space="0" w:color="auto"/>
      </w:divBdr>
    </w:div>
    <w:div w:id="2114930487">
      <w:bodyDiv w:val="1"/>
      <w:marLeft w:val="0"/>
      <w:marRight w:val="0"/>
      <w:marTop w:val="0"/>
      <w:marBottom w:val="0"/>
      <w:divBdr>
        <w:top w:val="none" w:sz="0" w:space="0" w:color="auto"/>
        <w:left w:val="none" w:sz="0" w:space="0" w:color="auto"/>
        <w:bottom w:val="none" w:sz="0" w:space="0" w:color="auto"/>
        <w:right w:val="none" w:sz="0" w:space="0" w:color="auto"/>
      </w:divBdr>
    </w:div>
    <w:div w:id="2116052879">
      <w:bodyDiv w:val="1"/>
      <w:marLeft w:val="0"/>
      <w:marRight w:val="0"/>
      <w:marTop w:val="0"/>
      <w:marBottom w:val="0"/>
      <w:divBdr>
        <w:top w:val="none" w:sz="0" w:space="0" w:color="auto"/>
        <w:left w:val="none" w:sz="0" w:space="0" w:color="auto"/>
        <w:bottom w:val="none" w:sz="0" w:space="0" w:color="auto"/>
        <w:right w:val="none" w:sz="0" w:space="0" w:color="auto"/>
      </w:divBdr>
    </w:div>
    <w:div w:id="2121021280">
      <w:bodyDiv w:val="1"/>
      <w:marLeft w:val="0"/>
      <w:marRight w:val="0"/>
      <w:marTop w:val="0"/>
      <w:marBottom w:val="0"/>
      <w:divBdr>
        <w:top w:val="none" w:sz="0" w:space="0" w:color="auto"/>
        <w:left w:val="none" w:sz="0" w:space="0" w:color="auto"/>
        <w:bottom w:val="none" w:sz="0" w:space="0" w:color="auto"/>
        <w:right w:val="none" w:sz="0" w:space="0" w:color="auto"/>
      </w:divBdr>
    </w:div>
    <w:div w:id="2123303348">
      <w:bodyDiv w:val="1"/>
      <w:marLeft w:val="0"/>
      <w:marRight w:val="0"/>
      <w:marTop w:val="0"/>
      <w:marBottom w:val="0"/>
      <w:divBdr>
        <w:top w:val="none" w:sz="0" w:space="0" w:color="auto"/>
        <w:left w:val="none" w:sz="0" w:space="0" w:color="auto"/>
        <w:bottom w:val="none" w:sz="0" w:space="0" w:color="auto"/>
        <w:right w:val="none" w:sz="0" w:space="0" w:color="auto"/>
      </w:divBdr>
    </w:div>
    <w:div w:id="2127649362">
      <w:bodyDiv w:val="1"/>
      <w:marLeft w:val="0"/>
      <w:marRight w:val="0"/>
      <w:marTop w:val="0"/>
      <w:marBottom w:val="0"/>
      <w:divBdr>
        <w:top w:val="none" w:sz="0" w:space="0" w:color="auto"/>
        <w:left w:val="none" w:sz="0" w:space="0" w:color="auto"/>
        <w:bottom w:val="none" w:sz="0" w:space="0" w:color="auto"/>
        <w:right w:val="none" w:sz="0" w:space="0" w:color="auto"/>
      </w:divBdr>
    </w:div>
    <w:div w:id="2129737528">
      <w:bodyDiv w:val="1"/>
      <w:marLeft w:val="0"/>
      <w:marRight w:val="0"/>
      <w:marTop w:val="0"/>
      <w:marBottom w:val="0"/>
      <w:divBdr>
        <w:top w:val="none" w:sz="0" w:space="0" w:color="auto"/>
        <w:left w:val="none" w:sz="0" w:space="0" w:color="auto"/>
        <w:bottom w:val="none" w:sz="0" w:space="0" w:color="auto"/>
        <w:right w:val="none" w:sz="0" w:space="0" w:color="auto"/>
      </w:divBdr>
    </w:div>
    <w:div w:id="2131505538">
      <w:bodyDiv w:val="1"/>
      <w:marLeft w:val="0"/>
      <w:marRight w:val="0"/>
      <w:marTop w:val="0"/>
      <w:marBottom w:val="0"/>
      <w:divBdr>
        <w:top w:val="none" w:sz="0" w:space="0" w:color="auto"/>
        <w:left w:val="none" w:sz="0" w:space="0" w:color="auto"/>
        <w:bottom w:val="none" w:sz="0" w:space="0" w:color="auto"/>
        <w:right w:val="none" w:sz="0" w:space="0" w:color="auto"/>
      </w:divBdr>
    </w:div>
    <w:div w:id="2132360928">
      <w:bodyDiv w:val="1"/>
      <w:marLeft w:val="0"/>
      <w:marRight w:val="0"/>
      <w:marTop w:val="0"/>
      <w:marBottom w:val="0"/>
      <w:divBdr>
        <w:top w:val="none" w:sz="0" w:space="0" w:color="auto"/>
        <w:left w:val="none" w:sz="0" w:space="0" w:color="auto"/>
        <w:bottom w:val="none" w:sz="0" w:space="0" w:color="auto"/>
        <w:right w:val="none" w:sz="0" w:space="0" w:color="auto"/>
      </w:divBdr>
    </w:div>
    <w:div w:id="2133212036">
      <w:bodyDiv w:val="1"/>
      <w:marLeft w:val="0"/>
      <w:marRight w:val="0"/>
      <w:marTop w:val="0"/>
      <w:marBottom w:val="0"/>
      <w:divBdr>
        <w:top w:val="none" w:sz="0" w:space="0" w:color="auto"/>
        <w:left w:val="none" w:sz="0" w:space="0" w:color="auto"/>
        <w:bottom w:val="none" w:sz="0" w:space="0" w:color="auto"/>
        <w:right w:val="none" w:sz="0" w:space="0" w:color="auto"/>
      </w:divBdr>
    </w:div>
    <w:div w:id="2133984666">
      <w:bodyDiv w:val="1"/>
      <w:marLeft w:val="0"/>
      <w:marRight w:val="0"/>
      <w:marTop w:val="0"/>
      <w:marBottom w:val="0"/>
      <w:divBdr>
        <w:top w:val="none" w:sz="0" w:space="0" w:color="auto"/>
        <w:left w:val="none" w:sz="0" w:space="0" w:color="auto"/>
        <w:bottom w:val="none" w:sz="0" w:space="0" w:color="auto"/>
        <w:right w:val="none" w:sz="0" w:space="0" w:color="auto"/>
      </w:divBdr>
    </w:div>
    <w:div w:id="2134128072">
      <w:bodyDiv w:val="1"/>
      <w:marLeft w:val="0"/>
      <w:marRight w:val="0"/>
      <w:marTop w:val="0"/>
      <w:marBottom w:val="0"/>
      <w:divBdr>
        <w:top w:val="none" w:sz="0" w:space="0" w:color="auto"/>
        <w:left w:val="none" w:sz="0" w:space="0" w:color="auto"/>
        <w:bottom w:val="none" w:sz="0" w:space="0" w:color="auto"/>
        <w:right w:val="none" w:sz="0" w:space="0" w:color="auto"/>
      </w:divBdr>
    </w:div>
    <w:div w:id="2134515236">
      <w:bodyDiv w:val="1"/>
      <w:marLeft w:val="0"/>
      <w:marRight w:val="0"/>
      <w:marTop w:val="0"/>
      <w:marBottom w:val="0"/>
      <w:divBdr>
        <w:top w:val="none" w:sz="0" w:space="0" w:color="auto"/>
        <w:left w:val="none" w:sz="0" w:space="0" w:color="auto"/>
        <w:bottom w:val="none" w:sz="0" w:space="0" w:color="auto"/>
        <w:right w:val="none" w:sz="0" w:space="0" w:color="auto"/>
      </w:divBdr>
    </w:div>
    <w:div w:id="2135708314">
      <w:bodyDiv w:val="1"/>
      <w:marLeft w:val="0"/>
      <w:marRight w:val="0"/>
      <w:marTop w:val="0"/>
      <w:marBottom w:val="0"/>
      <w:divBdr>
        <w:top w:val="none" w:sz="0" w:space="0" w:color="auto"/>
        <w:left w:val="none" w:sz="0" w:space="0" w:color="auto"/>
        <w:bottom w:val="none" w:sz="0" w:space="0" w:color="auto"/>
        <w:right w:val="none" w:sz="0" w:space="0" w:color="auto"/>
      </w:divBdr>
    </w:div>
    <w:div w:id="2139762886">
      <w:bodyDiv w:val="1"/>
      <w:marLeft w:val="0"/>
      <w:marRight w:val="0"/>
      <w:marTop w:val="0"/>
      <w:marBottom w:val="0"/>
      <w:divBdr>
        <w:top w:val="none" w:sz="0" w:space="0" w:color="auto"/>
        <w:left w:val="none" w:sz="0" w:space="0" w:color="auto"/>
        <w:bottom w:val="none" w:sz="0" w:space="0" w:color="auto"/>
        <w:right w:val="none" w:sz="0" w:space="0" w:color="auto"/>
      </w:divBdr>
    </w:div>
    <w:div w:id="2139913705">
      <w:bodyDiv w:val="1"/>
      <w:marLeft w:val="0"/>
      <w:marRight w:val="0"/>
      <w:marTop w:val="0"/>
      <w:marBottom w:val="0"/>
      <w:divBdr>
        <w:top w:val="none" w:sz="0" w:space="0" w:color="auto"/>
        <w:left w:val="none" w:sz="0" w:space="0" w:color="auto"/>
        <w:bottom w:val="none" w:sz="0" w:space="0" w:color="auto"/>
        <w:right w:val="none" w:sz="0" w:space="0" w:color="auto"/>
      </w:divBdr>
    </w:div>
    <w:div w:id="2144613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footer" Target="footer4.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5.xml"/><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SO690Nmerical.XSL" StyleName="ISO 690 – Číselný odkaz" Version="1987">
  <b:Source>
    <b:Tag>Chú19</b:Tag>
    <b:SourceType>InternetSite</b:SourceType>
    <b:Guid>{6D8EB7E2-80DE-4750-9CDD-F50292622952}</b:Guid>
    <b:Title>Facebook</b:Title>
    <b:Year>2019</b:Year>
    <b:Author>
      <b:Author>
        <b:NameList>
          <b:Person>
            <b:Last>Chúdelka</b:Last>
            <b:First>F.</b:First>
          </b:Person>
        </b:NameList>
      </b:Author>
    </b:Author>
    <b:InternetSiteTitle>Café Liberta Žilina</b:InternetSiteTitle>
    <b:Month>September</b:Month>
    <b:Day>6</b:Day>
    <b:URL>https://www.facebook.com/cafelibertazilina/photos/a.680771642362762/710458606060732</b:URL>
    <b:YearAccessed>2021</b:YearAccessed>
    <b:MonthAccessed>Október</b:MonthAccessed>
    <b:DayAccessed>4</b:DayAccessed>
    <b:RefOrder>28</b:RefOrder>
  </b:Source>
  <b:Source>
    <b:Tag>Cho21</b:Tag>
    <b:SourceType>Misc</b:SourceType>
    <b:Guid>{0689D34D-1A73-4EE8-9365-5B5255815239}</b:Guid>
    <b:Title>informácia od majiteľa</b:Title>
    <b:Year>2021</b:Year>
    <b:Month>Október</b:Month>
    <b:Day>3</b:Day>
    <b:City>Žilina</b:City>
    <b:Author>
      <b:Author>
        <b:NameList>
          <b:Person>
            <b:Last>Chodelka</b:Last>
            <b:First>F.</b:First>
          </b:Person>
        </b:NameList>
      </b:Author>
    </b:Author>
    <b:RefOrder>2</b:RefOrder>
  </b:Source>
  <b:Source>
    <b:Tag>Cho211</b:Tag>
    <b:SourceType>InternetSite</b:SourceType>
    <b:Guid>{B21188A9-B393-4CE6-A7C7-D955C803488F}</b:Guid>
    <b:Title>Café Liberta</b:Title>
    <b:Author>
      <b:Author>
        <b:NameList>
          <b:Person>
            <b:Last>Chodelka</b:Last>
            <b:First>F.</b:First>
          </b:Person>
        </b:NameList>
      </b:Author>
    </b:Author>
    <b:YearAccessed>2021</b:YearAccessed>
    <b:MonthAccessed>Október</b:MonthAccessed>
    <b:DayAccessed>3</b:DayAccessed>
    <b:URL>https://cafeliberta.eatbu.com/?lang=sk</b:URL>
    <b:RefOrder>1</b:RefOrder>
  </b:Source>
  <b:Source>
    <b:Tag>Pau21</b:Tag>
    <b:SourceType>InternetSite</b:SourceType>
    <b:Guid>{BF88B361-EB17-4A4A-BE1A-475F5B60C73D}</b:Guid>
    <b:Title>pnkkey.com</b:Title>
    <b:YearAccessed>2021</b:YearAccessed>
    <b:MonthAccessed>Október</b:MonthAccessed>
    <b:DayAccessed>18</b:DayAccessed>
    <b:URL>https://www.pngkey.com/maxpic/u2q8w7w7u2q8i1e6/</b:URL>
    <b:Author>
      <b:Author>
        <b:NameList>
          <b:Person>
            <b:Last>Delima</b:Last>
            <b:First>P.</b:First>
          </b:Person>
        </b:NameList>
      </b:Author>
    </b:Author>
    <b:RefOrder>29</b:RefOrder>
  </b:Source>
  <b:Source>
    <b:Tag>Gaž21</b:Tag>
    <b:SourceType>Interview</b:SourceType>
    <b:Guid>{D60CAC54-67D4-4B6B-BA6D-C79E3BB31D4A}</b:Guid>
    <b:Year>2021</b:Year>
    <b:Month>október</b:Month>
    <b:Day>5</b:Day>
    <b:Author>
      <b:Interviewee>
        <b:NameList>
          <b:Person>
            <b:Last>Gažová</b:Last>
            <b:First>M</b:First>
          </b:Person>
        </b:NameList>
      </b:Interviewee>
    </b:Author>
    <b:RefOrder>3</b:RefOrder>
  </b:Source>
  <b:Source>
    <b:Tag>Bak21</b:Tag>
    <b:SourceType>InternetSite</b:SourceType>
    <b:Guid>{D67FB59E-302A-41A6-B37C-9100EEF596E3}</b:Guid>
    <b:Title>Pravda.sk</b:Title>
    <b:Year>2021</b:Year>
    <b:Month>august</b:Month>
    <b:Day>9</b:Day>
    <b:InternetSiteTitle>ekonomika.pravda.sk</b:InternetSiteTitle>
    <b:YearAccessed>2021</b:YearAccessed>
    <b:MonthAccessed>október</b:MonthAccessed>
    <b:DayAccessed>30</b:DayAccessed>
    <b:URL>https://ekonomika.pravda.sk/krajina/clanok/597136-cena-kavy-vystrelila-obchodnici-minaju-zasoby-kedy-a-o-kolko-si-priplatime-v-obchodoch/</b:URL>
    <b:Author>
      <b:Author>
        <b:NameList>
          <b:Person>
            <b:Last>Bakoš</b:Last>
            <b:First>T.</b:First>
          </b:Person>
        </b:NameList>
      </b:Author>
    </b:Author>
    <b:RefOrder>4</b:RefOrder>
  </b:Source>
  <b:Source>
    <b:Tag>Mes20</b:Tag>
    <b:SourceType>InternetSite</b:SourceType>
    <b:Guid>{27A36459-6B7D-470E-A968-7842AB463076}</b:Guid>
    <b:Title>zilina.sk</b:Title>
    <b:InternetSiteTitle>e=sluzby.zilina.sk</b:InternetSiteTitle>
    <b:Year>2020</b:Year>
    <b:Month>júl</b:Month>
    <b:Day>13</b:Day>
    <b:YearAccessed>2021</b:YearAccessed>
    <b:MonthAccessed>október</b:MonthAccessed>
    <b:DayAccessed>30</b:DayAccessed>
    <b:URL>https://e-sluzby.zilina.sk/sluzby/eGov-53.aspx</b:URL>
    <b:Author>
      <b:Author>
        <b:NameList>
          <b:Person>
            <b:Last>Žilina</b:Last>
            <b:First>Mesto</b:First>
          </b:Person>
        </b:NameList>
      </b:Author>
    </b:Author>
    <b:RefOrder>5</b:RefOrder>
  </b:Source>
  <b:Source>
    <b:Tag>Lib21</b:Tag>
    <b:SourceType>InternetSite</b:SourceType>
    <b:Guid>{919F9CAC-1359-4C9F-A704-483445CD40C3}</b:Guid>
    <b:Author>
      <b:Author>
        <b:NameList>
          <b:Person>
            <b:Last>Liberta</b:Last>
            <b:First>Café</b:First>
          </b:Person>
        </b:NameList>
      </b:Author>
    </b:Author>
    <b:Title>Instagram.com</b:Title>
    <b:InternetSiteTitle>Instagram.com</b:InternetSiteTitle>
    <b:ProductionCompany>Café Liberta</b:ProductionCompany>
    <b:YearAccessed>2021</b:YearAccessed>
    <b:MonthAccessed>November</b:MonthAccessed>
    <b:DayAccessed>1</b:DayAccessed>
    <b:URL>https://www.instagram.com/cafelibertazilina/</b:URL>
    <b:RefOrder>30</b:RefOrder>
  </b:Source>
  <b:Source>
    <b:Tag>Pro21</b:Tag>
    <b:SourceType>InternetSite</b:SourceType>
    <b:Guid>{D5EFA740-F0A3-45E0-8A2F-B4EAE458F501}</b:Guid>
    <b:Title>iReceptář</b:Title>
    <b:InternetSiteTitle>ireceptar.cz</b:InternetSiteTitle>
    <b:Year>2021</b:Year>
    <b:Month>február</b:Month>
    <b:Day>12</b:Day>
    <b:YearAccessed>2021</b:YearAccessed>
    <b:MonthAccessed>november</b:MonthAccessed>
    <b:DayAccessed>15</b:DayAccessed>
    <b:URL>https://www.ireceptar.cz/zdravi/deti-piti-kavy-30000212.html</b:URL>
    <b:Author>
      <b:Author>
        <b:NameList>
          <b:Person>
            <b:Last>Prochádzková</b:Last>
            <b:First>I.</b:First>
          </b:Person>
        </b:NameList>
      </b:Author>
    </b:Author>
    <b:RefOrder>6</b:RefOrder>
  </b:Source>
  <b:Source>
    <b:Tag>Šta21</b:Tag>
    <b:SourceType>InternetSite</b:SourceType>
    <b:Guid>{F3FA6AB0-C020-4844-BC98-5CCE1EF5AEBD}</b:Guid>
    <b:Title>Štatistický úrad Slovenskej republiky</b:Title>
    <b:InternetSiteTitle>statdat.statistics.sk</b:InternetSiteTitle>
    <b:Year>2021</b:Year>
    <b:Month>marec</b:Month>
    <b:Day>21</b:Day>
    <b:YearAccessed>2021</b:YearAccessed>
    <b:MonthAccessed>november</b:MonthAccessed>
    <b:DayAccessed>15</b:DayAccessed>
    <b:URL>http://statdat.statistics.sk/cognosext/cgi-bin/cognos.cgi?b_action=cognosViewer&amp;ui.action=run&amp;ui.object=storeID%28%22iF41FA7A868E74315A56CF26B722E3A07%22%29&amp;ui.name=Indexy%20vekov%C3%A9ho%20zlo%C5%BEenia%20-%20SR%2C%20oblasti%2C%20kraje%2C%20okresy%2C%20m</b:URL>
    <b:Author>
      <b:Author>
        <b:Corporate>Štatistický úrad Slovenskej republiky</b:Corporate>
      </b:Author>
    </b:Author>
    <b:RefOrder>7</b:RefOrder>
  </b:Source>
  <b:Source>
    <b:Tag>Úst21</b:Tag>
    <b:SourceType>InternetSite</b:SourceType>
    <b:Guid>{3105ACA6-D6E2-4B3B-9704-35308A4A8DC7}</b:Guid>
    <b:Title>Štatistický úrad Slovenskej republiky</b:Title>
    <b:InternetSiteTitle>slovak.statistics.sk</b:InternetSiteTitle>
    <b:Year>2021</b:Year>
    <b:Month>marec</b:Month>
    <b:Day>26</b:Day>
    <b:YearAccessed>2021</b:YearAccessed>
    <b:MonthAccessed>november</b:MonthAccessed>
    <b:DayAccessed>15</b:DayAccessed>
    <b:URL>https://slovak.statistics.sk/wps/portal/ext/aboutus/office.activites/officeNews/vsetkyaktuality/6de671fb-b69b-4f85-9c82-4a0a1595f0a0/!ut/p/z1/tVHBcoIwEP2WHjxiNhIgHKPjCFY6ldYKuXQCgqYIqKRY_76h00PbGa09NIdks_P27b59iKMI8Uq0ci2UrCux1f-Y289zx6fDIWYAwe0IfNP35kMWY</b:URL>
    <b:Author>
      <b:Author>
        <b:Corporate>Ústredie ŠÚ SR</b:Corporate>
      </b:Author>
    </b:Author>
    <b:RefOrder>8</b:RefOrder>
  </b:Source>
  <b:Source>
    <b:Tag>pop15</b:Tag>
    <b:SourceType>InternetSite</b:SourceType>
    <b:Guid>{19544FE1-BF1D-45CA-A8D2-8E5900FB6400}</b:Guid>
    <b:InternetSiteTitle>obyvatelstvo.population.city</b:InternetSiteTitle>
    <b:Year>2015</b:Year>
    <b:YearAccessed>2021</b:YearAccessed>
    <b:MonthAccessed>november</b:MonthAccessed>
    <b:DayAccessed>15</b:DayAccessed>
    <b:URL>http://obyvatelstvo.population.city/slovensko/zilina/</b:URL>
    <b:Author>
      <b:Author>
        <b:Corporate>population.city</b:Corporate>
      </b:Author>
    </b:Author>
    <b:RefOrder>9</b:RefOrder>
  </b:Source>
  <b:Source>
    <b:Tag>pop151</b:Tag>
    <b:SourceType>InternetSite</b:SourceType>
    <b:Guid>{EDEB1017-9992-4A51-B1EA-01F69BCBA748}</b:Guid>
    <b:Author>
      <b:Author>
        <b:Corporate>population.city</b:Corporate>
      </b:Author>
    </b:Author>
    <b:InternetSiteTitle>obyvatelstvo.population.city</b:InternetSiteTitle>
    <b:Year>2015</b:Year>
    <b:YearAccessed>2021</b:YearAccessed>
    <b:MonthAccessed>november</b:MonthAccessed>
    <b:DayAccessed>15</b:DayAccessed>
    <b:URL>http://obyvatelstvo.population.city/slovensko/</b:URL>
    <b:RefOrder>31</b:RefOrder>
  </b:Source>
  <b:Source>
    <b:Tag>Krč</b:Tag>
    <b:SourceType>InternetSite</b:SourceType>
    <b:Guid>{86EF7EDE-991C-43E7-8140-DE482C730744}</b:Guid>
    <b:Title>Pravda</b:Title>
    <b:Author>
      <b:Author>
        <b:NameList>
          <b:Person>
            <b:Last>Krčmárik</b:Last>
            <b:First>R.</b:First>
          </b:Person>
        </b:NameList>
      </b:Author>
    </b:Author>
    <b:InternetSiteTitle>zurnal,pravda,sk</b:InternetSiteTitle>
    <b:Year>2017</b:Year>
    <b:Month>jún</b:Month>
    <b:Day>12</b:Day>
    <b:YearAccessed>2021</b:YearAccessed>
    <b:MonthAccessed>november</b:MonthAccessed>
    <b:DayAccessed>15</b:DayAccessed>
    <b:URL>https://zurnal.pravda.sk/spolocnost/clanok/432361-bicykel-ma-dvesto-rokov-zacinal-ako-kolobezka/</b:URL>
    <b:RefOrder>10</b:RefOrder>
  </b:Source>
  <b:Source>
    <b:Tag>Sim19</b:Tag>
    <b:SourceType>InternetSite</b:SourceType>
    <b:Guid>{AF776F01-6FA7-4792-B6BA-C7CF3ED2470F}</b:Guid>
    <b:Title>Simple Coffee</b:Title>
    <b:InternetSiteTitle>simplecoffe.eu</b:InternetSiteTitle>
    <b:Year>2019</b:Year>
    <b:Month>auguat</b:Month>
    <b:Day>8</b:Day>
    <b:YearAccessed>2021</b:YearAccessed>
    <b:MonthAccessed>november</b:MonthAccessed>
    <b:DayAccessed>2021</b:DayAccessed>
    <b:URL>https://simplecoffee.eu/historia-kavovarov/</b:URL>
    <b:Author>
      <b:Author>
        <b:Corporate>Simple Coffee</b:Corporate>
      </b:Author>
    </b:Author>
    <b:RefOrder>11</b:RefOrder>
  </b:Source>
  <b:Source>
    <b:Tag>Mel18</b:Tag>
    <b:SourceType>InternetSite</b:SourceType>
    <b:Guid>{A3109DAA-A843-4C3B-8FC6-27FB8608F799}</b:Guid>
    <b:Title>Tatramat</b:Title>
    <b:InternetSiteTitle>tatramat.sk</b:InternetSiteTitle>
    <b:Year>2018</b:Year>
    <b:Month>jún</b:Month>
    <b:Day>4</b:Day>
    <b:YearAccessed>2021</b:YearAccessed>
    <b:MonthAccessed>november</b:MonthAccessed>
    <b:DayAccessed>15</b:DayAccessed>
    <b:URL>https://www.tatramat.com/blog/strucne-dejiny-ohrevu-vody-teplu-vodu-milovali-uz-rimania</b:URL>
    <b:Author>
      <b:Author>
        <b:NameList>
          <b:Person>
            <b:Last>Melikant</b:Last>
            <b:First>T.</b:First>
          </b:Person>
        </b:NameList>
      </b:Author>
    </b:Author>
    <b:RefOrder>12</b:RefOrder>
  </b:Source>
  <b:Source>
    <b:Tag>Úst211</b:Tag>
    <b:SourceType>InternetSite</b:SourceType>
    <b:Guid>{6D060922-2584-44C7-B2EB-4D932E473C2F}</b:Guid>
    <b:Title>Štatistický Úrad Slovenskej republiky</b:Title>
    <b:InternetSiteTitle>slovak.statistics.sk</b:InternetSiteTitle>
    <b:Year>2021</b:Year>
    <b:Month>marec</b:Month>
    <b:Day>5</b:Day>
    <b:YearAccessed>2021</b:YearAccessed>
    <b:MonthAccessed>november</b:MonthAccessed>
    <b:DayAccessed>15</b:DayAccessed>
    <b:URL>https://slovak.statistics.sk/wps/portal/ext/services/infoservis/confirmation/!ut/p/z0/04_Sj9CPykssy0xPLMnMz0vMAfIjo8ziw3wCLJycDB0NDMwszA0c_V0dLcwDPQy83U31C7IdFQHp6c-x/</b:URL>
    <b:Author>
      <b:Author>
        <b:NameList>
          <b:Person>
            <b:Last>SR</b:Last>
            <b:First>Ústredie</b:First>
            <b:Middle>ŠÚ</b:Middle>
          </b:Person>
        </b:NameList>
      </b:Author>
    </b:Author>
    <b:RefOrder>32</b:RefOrder>
  </b:Source>
  <b:Source>
    <b:Tag>Eur21</b:Tag>
    <b:SourceType>InternetSite</b:SourceType>
    <b:Guid>{D2DF3911-CE85-4259-B721-FA45FB253D9D}</b:Guid>
    <b:Title>Európska Komisia</b:Title>
    <b:InternetSiteTitle>ec.europa.ue</b:InternetSiteTitle>
    <b:YearAccessed>2021</b:YearAccessed>
    <b:MonthAccessed>november</b:MonthAccessed>
    <b:DayAccessed>15</b:DayAccessed>
    <b:URL>https://ec.europa.eu/clima/climate-change/causes-climate-change_sk</b:URL>
    <b:Author>
      <b:Author>
        <b:Corporate>Európska Komisia</b:Corporate>
      </b:Author>
    </b:Author>
    <b:RefOrder>13</b:RefOrder>
  </b:Source>
  <b:Source>
    <b:Tag>Eur211</b:Tag>
    <b:SourceType>InternetSite</b:SourceType>
    <b:Guid>{8BE97F84-DF50-4409-902F-65A249ED9E67}</b:Guid>
    <b:Author>
      <b:Author>
        <b:Corporate>Európska Komisia</b:Corporate>
      </b:Author>
    </b:Author>
    <b:Title>Európska komisia</b:Title>
    <b:InternetSiteTitle>ec.europa.eu</b:InternetSiteTitle>
    <b:YearAccessed>2021</b:YearAccessed>
    <b:MonthAccessed>november</b:MonthAccessed>
    <b:DayAccessed>15</b:DayAccessed>
    <b:URL>https://ec.europa.eu/info/strategy/priorities-2019-2024/european-green-deal_sk#opatrenia</b:URL>
    <b:RefOrder>14</b:RefOrder>
  </b:Source>
  <b:Source>
    <b:Tag>Bar19</b:Tag>
    <b:SourceType>InternetSite</b:SourceType>
    <b:Guid>{383245A9-DF66-4905-BCF8-9DE5A984E6D1}</b:Guid>
    <b:Title>Podnikajte</b:Title>
    <b:InternetSiteTitle>podnikajte.sk</b:InternetSiteTitle>
    <b:Year>2019</b:Year>
    <b:Month>november</b:Month>
    <b:Day>27</b:Day>
    <b:YearAccessed>2021</b:YearAccessed>
    <b:MonthAccessed>november</b:MonthAccessed>
    <b:DayAccessed>15</b:DayAccessed>
    <b:URL>https://www.podnikajte.sk/zakonne-povinnosti-podnikatela/zakaz-jednorazovych-plastov-od-2021</b:URL>
    <b:Author>
      <b:Author>
        <b:NameList>
          <b:Person>
            <b:Last>Bartko</b:Last>
            <b:First>T.</b:First>
          </b:Person>
        </b:NameList>
      </b:Author>
    </b:Author>
    <b:RefOrder>15</b:RefOrder>
  </b:Source>
  <b:Source>
    <b:Tag>Ana20</b:Tag>
    <b:SourceType>InternetSite</b:SourceType>
    <b:Guid>{A88BA153-9180-430D-909D-9B1EDA01909B}</b:Guid>
    <b:Title>Národná banka Slovenska</b:Title>
    <b:InternetSiteTitle>nbs.sk</b:InternetSiteTitle>
    <b:Year>2020</b:Year>
    <b:Month>január</b:Month>
    <b:Day>7</b:Day>
    <b:YearAccessed>2021</b:YearAccessed>
    <b:MonthAccessed>november</b:MonthAccessed>
    <b:DayAccessed>15</b:DayAccessed>
    <b:URL>https://www.nbs.sk/_img/Documents/_komentare/AnalytickeKomentare/2020/AK75-Mzda_vs_kupna_sila_v_regionoch.pdf</b:URL>
    <b:Author>
      <b:Author>
        <b:Corporate>Analytici ÚMS</b:Corporate>
      </b:Author>
    </b:Author>
    <b:RefOrder>33</b:RefOrder>
  </b:Source>
  <b:Source>
    <b:Tag>Nez21</b:Tag>
    <b:SourceType>InternetSite</b:SourceType>
    <b:Guid>{35504EF9-9D95-47BF-9DD2-EE1EFF69706A}</b:Guid>
    <b:Title>Eurokom</b:Title>
    <b:InternetSiteTitle>eurokom.sk</b:InternetSiteTitle>
    <b:YearAccessed>2021</b:YearAccessed>
    <b:MonthAccessed>november</b:MonthAccessed>
    <b:DayAccessed>15</b:DayAccessed>
    <b:URL>https://www.euroekonom.sk/download2/diplomovka-teoria-ekonomia/Teoria-Diplomova-praca-Podnikatelske-prostredie-firmy.pdf</b:URL>
    <b:Author>
      <b:Author>
        <b:NameList>
          <b:Person>
            <b:Last>Neznámy</b:Last>
          </b:Person>
        </b:NameList>
      </b:Author>
    </b:Author>
    <b:RefOrder>16</b:RefOrder>
  </b:Source>
  <b:Source>
    <b:Tag>Vlá21</b:Tag>
    <b:SourceType>InternetSite</b:SourceType>
    <b:Guid>{68CFFCA8-C40E-49F5-8BE0-930AF96F13DA}</b:Guid>
    <b:Title>Vláda SR</b:Title>
    <b:InternetSiteTitle>vlada.gov.sk</b:InternetSiteTitle>
    <b:YearAccessed>2021</b:YearAccessed>
    <b:MonthAccessed>november</b:MonthAccessed>
    <b:DayAccessed>15</b:DayAccessed>
    <b:URL>https://www.vlada.gov.sk//spolocenska-stabilita-a-istoty-pre-ludi/</b:URL>
    <b:Author>
      <b:Author>
        <b:Corporate>Vláda SR</b:Corporate>
      </b:Author>
    </b:Author>
    <b:RefOrder>17</b:RefOrder>
  </b:Source>
  <b:Source>
    <b:Tag>Eur212</b:Tag>
    <b:SourceType>InternetSite</b:SourceType>
    <b:Guid>{4A755ED4-EF1B-429B-843E-9B526EA220CE}</b:Guid>
    <b:Author>
      <b:Author>
        <b:Corporate>Európska Únia</b:Corporate>
      </b:Author>
    </b:Author>
    <b:Title>Európska Únia</b:Title>
    <b:InternetSiteTitle>https://european-union.europa.eu/</b:InternetSiteTitle>
    <b:YearAccessed>2021</b:YearAccessed>
    <b:MonthAccessed>november</b:MonthAccessed>
    <b:DayAccessed>15</b:DayAccessed>
    <b:URL>https://european-union.europa.eu/index_en</b:URL>
    <b:RefOrder>18</b:RefOrder>
  </b:Source>
  <b:Source>
    <b:Tag>Slo16</b:Tag>
    <b:SourceType>InternetSite</b:SourceType>
    <b:Guid>{5B8E84C5-6D3B-45E2-A8F9-1A47B4B6F3FA}</b:Guid>
    <b:Title>Slov-lex</b:Title>
    <b:Year>2016</b:Year>
    <b:Month>december</b:Month>
    <b:Day>27</b:Day>
    <b:YearAccessed>2021</b:YearAccessed>
    <b:MonthAccessed>november</b:MonthAccessed>
    <b:DayAccessed>15</b:DayAccessed>
    <b:URL> https://www.slov-lex.sk/pravne-predpisy/SK/ZZ/2001/136/20161227.html </b:URL>
    <b:Author>
      <b:Author>
        <b:NameList>
          <b:Person>
            <b:Last>Slov-lex</b:Last>
          </b:Person>
        </b:NameList>
      </b:Author>
    </b:Author>
    <b:RefOrder>19</b:RefOrder>
  </b:Source>
  <b:Source>
    <b:Tag>pet20</b:Tag>
    <b:SourceType>InternetSite</b:SourceType>
    <b:Guid>{1C6E2D9C-55A5-4E3A-837B-FA588DC7D550}</b:Guid>
    <b:Author>
      <b:Author>
        <b:NameList>
          <b:Person>
            <b:Last>petrik14</b:Last>
          </b:Person>
        </b:NameList>
      </b:Author>
    </b:Author>
    <b:Title>Euroekonom.sk</b:Title>
    <b:Year>2020</b:Year>
    <b:Month>máj</b:Month>
    <b:Day>7</b:Day>
    <b:YearAccessed>2021</b:YearAccessed>
    <b:MonthAccessed>december</b:MonthAccessed>
    <b:DayAccessed>6</b:DayAccessed>
    <b:URL>https://www.euroekonom.sk/ciele-v-organizacii/</b:URL>
    <b:RefOrder>20</b:RefOrder>
  </b:Source>
  <b:Source>
    <b:Tag>Heu21</b:Tag>
    <b:SourceType>InternetSite</b:SourceType>
    <b:Guid>{8149177B-6533-4325-93C4-BDCEE2BA3B6E}</b:Guid>
    <b:Author>
      <b:Author>
        <b:Corporate>Heureka.sk</b:Corporate>
      </b:Author>
    </b:Author>
    <b:Title>Heureka.sk</b:Title>
    <b:YearAccessed>2021</b:YearAccessed>
    <b:MonthAccessed>december</b:MonthAccessed>
    <b:DayAccessed>6</b:DayAccessed>
    <b:URL>https://ohrievace-vody.heureka.sk/mora-tom-5-n/#prehlad/</b:URL>
    <b:RefOrder>21</b:RefOrder>
  </b:Source>
  <b:Source>
    <b:Tag>tip21</b:Tag>
    <b:SourceType>InternetSite</b:SourceType>
    <b:Guid>{BB973338-4D93-4ABE-BC10-27F9BBC7736B}</b:Guid>
    <b:Author>
      <b:Author>
        <b:Corporate>tipa.sk</b:Corporate>
      </b:Author>
    </b:Author>
    <b:Title>tipa.sk</b:Title>
    <b:YearAccessed>2021</b:YearAccessed>
    <b:MonthAccessed>december</b:MonthAccessed>
    <b:DayAccessed>6</b:DayAccessed>
    <b:URL>https://www.tipa.sk/sk/menic-napatia-soluowill-nm35k-24-24v-230v-3500w/d-200805/?gclid=EAIaIQobChMIwKyTodnP9AIVi-5RCh3piw_kEAQYAiABEgInyvD_BwE</b:URL>
    <b:RefOrder>22</b:RefOrder>
  </b:Source>
  <b:Source>
    <b:Tag>cof21</b:Tag>
    <b:SourceType>InternetSite</b:SourceType>
    <b:Guid>{69153D15-9029-4192-8693-4DA247CA3454}</b:Guid>
    <b:Author>
      <b:Author>
        <b:Corporate>coffeeart.sk</b:Corporate>
      </b:Author>
    </b:Author>
    <b:Title>coffeeart.sl</b:Title>
    <b:YearAccessed>2021</b:YearAccessed>
    <b:MonthAccessed>december</b:MonthAccessed>
    <b:DayAccessed>6</b:DayAccessed>
    <b:URL>https://www.coffeeart.sk/prazena-kava/9-grams-coffee-colombia-familia-rojas-estate-geisha-washed/</b:URL>
    <b:RefOrder>23</b:RefOrder>
  </b:Source>
  <b:Source>
    <b:Tag>fax21</b:Tag>
    <b:SourceType>InternetSite</b:SourceType>
    <b:Guid>{ED975729-BC15-4990-ABC9-FDC9028AD365}</b:Guid>
    <b:Author>
      <b:Author>
        <b:Corporate>faxcopy.sk</b:Corporate>
      </b:Author>
    </b:Author>
    <b:Title>faxcopy.sk</b:Title>
    <b:YearAccessed>2021</b:YearAccessed>
    <b:MonthAccessed>december</b:MonthAccessed>
    <b:DayAccessed>6</b:DayAccessed>
    <b:URL>https://www.faxcopy.sk/spracovanie-dokumentov/laminovanie/laminovanie-a4-</b:URL>
    <b:RefOrder>24</b:RefOrder>
  </b:Source>
  <b:Source>
    <b:Tag>Sta21</b:Tag>
    <b:SourceType>InternetSite</b:SourceType>
    <b:Guid>{4B559B5B-F3D8-4546-966A-252D11E920B7}</b:Guid>
    <b:Author>
      <b:Author>
        <b:Corporate>Staromestské slávnosti</b:Corporate>
      </b:Author>
    </b:Author>
    <b:Title>http://www.staromestske-slavnosti.sk/</b:Title>
    <b:YearAccessed>2021</b:YearAccessed>
    <b:MonthAccessed>december</b:MonthAccessed>
    <b:DayAccessed>11</b:DayAccessed>
    <b:URL>http://www.staromestske-slavnosti.sk/2018/trhy/</b:URL>
    <b:RefOrder>25</b:RefOrder>
  </b:Source>
  <b:Source>
    <b:Tag>Sch21</b:Tag>
    <b:SourceType>InternetSite</b:SourceType>
    <b:Guid>{13D77C8D-4380-4503-87DC-369B0AC4945D}</b:Guid>
    <b:Author>
      <b:Author>
        <b:NameList>
          <b:Person>
            <b:Last>Schwarz</b:Last>
            <b:First>M.</b:First>
          </b:Person>
        </b:NameList>
      </b:Author>
    </b:Author>
    <b:Title>Nehnutelnosti.sk</b:Title>
    <b:Year>2021</b:Year>
    <b:Month>december </b:Month>
    <b:Day>8</b:Day>
    <b:YearAccessed>2021</b:YearAccessed>
    <b:MonthAccessed>december</b:MonthAccessed>
    <b:DayAccessed>11</b:DayAccessed>
    <b:URL>https://www.nehnutelnosti.sk/4590774/open-office/</b:URL>
    <b:RefOrder>26</b:RefOrder>
  </b:Source>
  <b:Source>
    <b:Tag>Ike21</b:Tag>
    <b:SourceType>InternetSite</b:SourceType>
    <b:Guid>{7851730B-A39C-4F5F-BCD1-7DFFAC2575A0}</b:Guid>
    <b:Author>
      <b:Author>
        <b:Corporate>Ikea</b:Corporate>
      </b:Author>
    </b:Author>
    <b:Title>Ikea.com</b:Title>
    <b:YearAccessed>2021</b:YearAccessed>
    <b:MonthAccessed>december</b:MonthAccessed>
    <b:DayAccessed>11</b:DayAccessed>
    <b:URL>https://www.ikea.com/sk/sk/</b:URL>
    <b:RefOrder>27</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84D98FAD19290244834A9F33EB2F16A2" ma:contentTypeVersion="11" ma:contentTypeDescription="Umožňuje vytvoriť nový dokument." ma:contentTypeScope="" ma:versionID="b407bf7fc8e0dbd1968c8e7da8a82aaa">
  <xsd:schema xmlns:xsd="http://www.w3.org/2001/XMLSchema" xmlns:xs="http://www.w3.org/2001/XMLSchema" xmlns:p="http://schemas.microsoft.com/office/2006/metadata/properties" xmlns:ns3="1e0d6452-1d0d-4763-a134-9b4a7156c379" xmlns:ns4="89b6b485-1faf-411c-a09e-887505188554" targetNamespace="http://schemas.microsoft.com/office/2006/metadata/properties" ma:root="true" ma:fieldsID="42e080ae22101ebc45be07ff6d08dbe6" ns3:_="" ns4:_="">
    <xsd:import namespace="1e0d6452-1d0d-4763-a134-9b4a7156c379"/>
    <xsd:import namespace="89b6b485-1faf-411c-a09e-88750518855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0d6452-1d0d-4763-a134-9b4a7156c379" elementFormDefault="qualified">
    <xsd:import namespace="http://schemas.microsoft.com/office/2006/documentManagement/types"/>
    <xsd:import namespace="http://schemas.microsoft.com/office/infopath/2007/PartnerControls"/>
    <xsd:element name="SharedWithUsers" ma:index="8" nillable="true" ma:displayName="Zdieľa sa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Zdieľané s podrobnosťami" ma:internalName="SharedWithDetails" ma:readOnly="true">
      <xsd:simpleType>
        <xsd:restriction base="dms:Note">
          <xsd:maxLength value="255"/>
        </xsd:restriction>
      </xsd:simpleType>
    </xsd:element>
    <xsd:element name="SharingHintHash" ma:index="10" nillable="true" ma:displayName="Príkaz hash indikátora zdieľania"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b6b485-1faf-411c-a09e-88750518855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710830E-52EE-4280-BB86-2415259031EF}">
  <ds:schemaRefs>
    <ds:schemaRef ds:uri="http://schemas.microsoft.com/sharepoint/v3/contenttype/forms"/>
  </ds:schemaRefs>
</ds:datastoreItem>
</file>

<file path=customXml/itemProps2.xml><?xml version="1.0" encoding="utf-8"?>
<ds:datastoreItem xmlns:ds="http://schemas.openxmlformats.org/officeDocument/2006/customXml" ds:itemID="{F0E7E72B-A41C-469B-A3A7-9AF351F1A301}">
  <ds:schemaRefs>
    <ds:schemaRef ds:uri="http://schemas.openxmlformats.org/officeDocument/2006/bibliography"/>
  </ds:schemaRefs>
</ds:datastoreItem>
</file>

<file path=customXml/itemProps3.xml><?xml version="1.0" encoding="utf-8"?>
<ds:datastoreItem xmlns:ds="http://schemas.openxmlformats.org/officeDocument/2006/customXml" ds:itemID="{8FE9B02D-3AE5-4B8F-8612-E5118637D830}">
  <ds:schemaRefs>
    <ds:schemaRef ds:uri="http://schemas.microsoft.com/office/2006/metadata/properties"/>
    <ds:schemaRef ds:uri="http://www.w3.org/XML/1998/namespace"/>
    <ds:schemaRef ds:uri="http://schemas.openxmlformats.org/package/2006/metadata/core-properties"/>
    <ds:schemaRef ds:uri="http://purl.org/dc/elements/1.1/"/>
    <ds:schemaRef ds:uri="1e0d6452-1d0d-4763-a134-9b4a7156c379"/>
    <ds:schemaRef ds:uri="http://schemas.microsoft.com/office/2006/documentManagement/types"/>
    <ds:schemaRef ds:uri="http://purl.org/dc/terms/"/>
    <ds:schemaRef ds:uri="http://schemas.microsoft.com/office/infopath/2007/PartnerControls"/>
    <ds:schemaRef ds:uri="89b6b485-1faf-411c-a09e-887505188554"/>
    <ds:schemaRef ds:uri="http://purl.org/dc/dcmitype/"/>
  </ds:schemaRefs>
</ds:datastoreItem>
</file>

<file path=customXml/itemProps4.xml><?xml version="1.0" encoding="utf-8"?>
<ds:datastoreItem xmlns:ds="http://schemas.openxmlformats.org/officeDocument/2006/customXml" ds:itemID="{ABB0399A-DB5D-4F84-AF7D-09BF78A86E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0d6452-1d0d-4763-a134-9b4a7156c379"/>
    <ds:schemaRef ds:uri="89b6b485-1faf-411c-a09e-8875051885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3809</Words>
  <Characters>21716</Characters>
  <Application>Microsoft Office Word</Application>
  <DocSecurity>0</DocSecurity>
  <Lines>180</Lines>
  <Paragraphs>50</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25475</CharactersWithSpaces>
  <SharedDoc>false</SharedDoc>
  <HLinks>
    <vt:vector size="270" baseType="variant">
      <vt:variant>
        <vt:i4>1048637</vt:i4>
      </vt:variant>
      <vt:variant>
        <vt:i4>266</vt:i4>
      </vt:variant>
      <vt:variant>
        <vt:i4>0</vt:i4>
      </vt:variant>
      <vt:variant>
        <vt:i4>5</vt:i4>
      </vt:variant>
      <vt:variant>
        <vt:lpwstr/>
      </vt:variant>
      <vt:variant>
        <vt:lpwstr>_Toc121694478</vt:lpwstr>
      </vt:variant>
      <vt:variant>
        <vt:i4>1048637</vt:i4>
      </vt:variant>
      <vt:variant>
        <vt:i4>260</vt:i4>
      </vt:variant>
      <vt:variant>
        <vt:i4>0</vt:i4>
      </vt:variant>
      <vt:variant>
        <vt:i4>5</vt:i4>
      </vt:variant>
      <vt:variant>
        <vt:lpwstr/>
      </vt:variant>
      <vt:variant>
        <vt:lpwstr>_Toc121694477</vt:lpwstr>
      </vt:variant>
      <vt:variant>
        <vt:i4>1048637</vt:i4>
      </vt:variant>
      <vt:variant>
        <vt:i4>254</vt:i4>
      </vt:variant>
      <vt:variant>
        <vt:i4>0</vt:i4>
      </vt:variant>
      <vt:variant>
        <vt:i4>5</vt:i4>
      </vt:variant>
      <vt:variant>
        <vt:lpwstr/>
      </vt:variant>
      <vt:variant>
        <vt:lpwstr>_Toc121694476</vt:lpwstr>
      </vt:variant>
      <vt:variant>
        <vt:i4>1048637</vt:i4>
      </vt:variant>
      <vt:variant>
        <vt:i4>248</vt:i4>
      </vt:variant>
      <vt:variant>
        <vt:i4>0</vt:i4>
      </vt:variant>
      <vt:variant>
        <vt:i4>5</vt:i4>
      </vt:variant>
      <vt:variant>
        <vt:lpwstr/>
      </vt:variant>
      <vt:variant>
        <vt:lpwstr>_Toc121694475</vt:lpwstr>
      </vt:variant>
      <vt:variant>
        <vt:i4>1048637</vt:i4>
      </vt:variant>
      <vt:variant>
        <vt:i4>242</vt:i4>
      </vt:variant>
      <vt:variant>
        <vt:i4>0</vt:i4>
      </vt:variant>
      <vt:variant>
        <vt:i4>5</vt:i4>
      </vt:variant>
      <vt:variant>
        <vt:lpwstr/>
      </vt:variant>
      <vt:variant>
        <vt:lpwstr>_Toc121694474</vt:lpwstr>
      </vt:variant>
      <vt:variant>
        <vt:i4>1048637</vt:i4>
      </vt:variant>
      <vt:variant>
        <vt:i4>236</vt:i4>
      </vt:variant>
      <vt:variant>
        <vt:i4>0</vt:i4>
      </vt:variant>
      <vt:variant>
        <vt:i4>5</vt:i4>
      </vt:variant>
      <vt:variant>
        <vt:lpwstr/>
      </vt:variant>
      <vt:variant>
        <vt:lpwstr>_Toc121694473</vt:lpwstr>
      </vt:variant>
      <vt:variant>
        <vt:i4>1048637</vt:i4>
      </vt:variant>
      <vt:variant>
        <vt:i4>230</vt:i4>
      </vt:variant>
      <vt:variant>
        <vt:i4>0</vt:i4>
      </vt:variant>
      <vt:variant>
        <vt:i4>5</vt:i4>
      </vt:variant>
      <vt:variant>
        <vt:lpwstr/>
      </vt:variant>
      <vt:variant>
        <vt:lpwstr>_Toc121694472</vt:lpwstr>
      </vt:variant>
      <vt:variant>
        <vt:i4>1048637</vt:i4>
      </vt:variant>
      <vt:variant>
        <vt:i4>224</vt:i4>
      </vt:variant>
      <vt:variant>
        <vt:i4>0</vt:i4>
      </vt:variant>
      <vt:variant>
        <vt:i4>5</vt:i4>
      </vt:variant>
      <vt:variant>
        <vt:lpwstr/>
      </vt:variant>
      <vt:variant>
        <vt:lpwstr>_Toc121694471</vt:lpwstr>
      </vt:variant>
      <vt:variant>
        <vt:i4>1048637</vt:i4>
      </vt:variant>
      <vt:variant>
        <vt:i4>218</vt:i4>
      </vt:variant>
      <vt:variant>
        <vt:i4>0</vt:i4>
      </vt:variant>
      <vt:variant>
        <vt:i4>5</vt:i4>
      </vt:variant>
      <vt:variant>
        <vt:lpwstr/>
      </vt:variant>
      <vt:variant>
        <vt:lpwstr>_Toc121694470</vt:lpwstr>
      </vt:variant>
      <vt:variant>
        <vt:i4>1114173</vt:i4>
      </vt:variant>
      <vt:variant>
        <vt:i4>212</vt:i4>
      </vt:variant>
      <vt:variant>
        <vt:i4>0</vt:i4>
      </vt:variant>
      <vt:variant>
        <vt:i4>5</vt:i4>
      </vt:variant>
      <vt:variant>
        <vt:lpwstr/>
      </vt:variant>
      <vt:variant>
        <vt:lpwstr>_Toc121694469</vt:lpwstr>
      </vt:variant>
      <vt:variant>
        <vt:i4>1114173</vt:i4>
      </vt:variant>
      <vt:variant>
        <vt:i4>206</vt:i4>
      </vt:variant>
      <vt:variant>
        <vt:i4>0</vt:i4>
      </vt:variant>
      <vt:variant>
        <vt:i4>5</vt:i4>
      </vt:variant>
      <vt:variant>
        <vt:lpwstr/>
      </vt:variant>
      <vt:variant>
        <vt:lpwstr>_Toc121694468</vt:lpwstr>
      </vt:variant>
      <vt:variant>
        <vt:i4>1114173</vt:i4>
      </vt:variant>
      <vt:variant>
        <vt:i4>200</vt:i4>
      </vt:variant>
      <vt:variant>
        <vt:i4>0</vt:i4>
      </vt:variant>
      <vt:variant>
        <vt:i4>5</vt:i4>
      </vt:variant>
      <vt:variant>
        <vt:lpwstr/>
      </vt:variant>
      <vt:variant>
        <vt:lpwstr>_Toc121694467</vt:lpwstr>
      </vt:variant>
      <vt:variant>
        <vt:i4>1114173</vt:i4>
      </vt:variant>
      <vt:variant>
        <vt:i4>194</vt:i4>
      </vt:variant>
      <vt:variant>
        <vt:i4>0</vt:i4>
      </vt:variant>
      <vt:variant>
        <vt:i4>5</vt:i4>
      </vt:variant>
      <vt:variant>
        <vt:lpwstr/>
      </vt:variant>
      <vt:variant>
        <vt:lpwstr>_Toc121694466</vt:lpwstr>
      </vt:variant>
      <vt:variant>
        <vt:i4>1114173</vt:i4>
      </vt:variant>
      <vt:variant>
        <vt:i4>188</vt:i4>
      </vt:variant>
      <vt:variant>
        <vt:i4>0</vt:i4>
      </vt:variant>
      <vt:variant>
        <vt:i4>5</vt:i4>
      </vt:variant>
      <vt:variant>
        <vt:lpwstr/>
      </vt:variant>
      <vt:variant>
        <vt:lpwstr>_Toc121694465</vt:lpwstr>
      </vt:variant>
      <vt:variant>
        <vt:i4>1114173</vt:i4>
      </vt:variant>
      <vt:variant>
        <vt:i4>182</vt:i4>
      </vt:variant>
      <vt:variant>
        <vt:i4>0</vt:i4>
      </vt:variant>
      <vt:variant>
        <vt:i4>5</vt:i4>
      </vt:variant>
      <vt:variant>
        <vt:lpwstr/>
      </vt:variant>
      <vt:variant>
        <vt:lpwstr>_Toc121694464</vt:lpwstr>
      </vt:variant>
      <vt:variant>
        <vt:i4>1114173</vt:i4>
      </vt:variant>
      <vt:variant>
        <vt:i4>176</vt:i4>
      </vt:variant>
      <vt:variant>
        <vt:i4>0</vt:i4>
      </vt:variant>
      <vt:variant>
        <vt:i4>5</vt:i4>
      </vt:variant>
      <vt:variant>
        <vt:lpwstr/>
      </vt:variant>
      <vt:variant>
        <vt:lpwstr>_Toc121694463</vt:lpwstr>
      </vt:variant>
      <vt:variant>
        <vt:i4>1114173</vt:i4>
      </vt:variant>
      <vt:variant>
        <vt:i4>170</vt:i4>
      </vt:variant>
      <vt:variant>
        <vt:i4>0</vt:i4>
      </vt:variant>
      <vt:variant>
        <vt:i4>5</vt:i4>
      </vt:variant>
      <vt:variant>
        <vt:lpwstr/>
      </vt:variant>
      <vt:variant>
        <vt:lpwstr>_Toc121694462</vt:lpwstr>
      </vt:variant>
      <vt:variant>
        <vt:i4>1114173</vt:i4>
      </vt:variant>
      <vt:variant>
        <vt:i4>164</vt:i4>
      </vt:variant>
      <vt:variant>
        <vt:i4>0</vt:i4>
      </vt:variant>
      <vt:variant>
        <vt:i4>5</vt:i4>
      </vt:variant>
      <vt:variant>
        <vt:lpwstr/>
      </vt:variant>
      <vt:variant>
        <vt:lpwstr>_Toc121694461</vt:lpwstr>
      </vt:variant>
      <vt:variant>
        <vt:i4>1114173</vt:i4>
      </vt:variant>
      <vt:variant>
        <vt:i4>158</vt:i4>
      </vt:variant>
      <vt:variant>
        <vt:i4>0</vt:i4>
      </vt:variant>
      <vt:variant>
        <vt:i4>5</vt:i4>
      </vt:variant>
      <vt:variant>
        <vt:lpwstr/>
      </vt:variant>
      <vt:variant>
        <vt:lpwstr>_Toc121694460</vt:lpwstr>
      </vt:variant>
      <vt:variant>
        <vt:i4>1179709</vt:i4>
      </vt:variant>
      <vt:variant>
        <vt:i4>152</vt:i4>
      </vt:variant>
      <vt:variant>
        <vt:i4>0</vt:i4>
      </vt:variant>
      <vt:variant>
        <vt:i4>5</vt:i4>
      </vt:variant>
      <vt:variant>
        <vt:lpwstr/>
      </vt:variant>
      <vt:variant>
        <vt:lpwstr>_Toc121694459</vt:lpwstr>
      </vt:variant>
      <vt:variant>
        <vt:i4>1179709</vt:i4>
      </vt:variant>
      <vt:variant>
        <vt:i4>146</vt:i4>
      </vt:variant>
      <vt:variant>
        <vt:i4>0</vt:i4>
      </vt:variant>
      <vt:variant>
        <vt:i4>5</vt:i4>
      </vt:variant>
      <vt:variant>
        <vt:lpwstr/>
      </vt:variant>
      <vt:variant>
        <vt:lpwstr>_Toc121694458</vt:lpwstr>
      </vt:variant>
      <vt:variant>
        <vt:i4>1179709</vt:i4>
      </vt:variant>
      <vt:variant>
        <vt:i4>140</vt:i4>
      </vt:variant>
      <vt:variant>
        <vt:i4>0</vt:i4>
      </vt:variant>
      <vt:variant>
        <vt:i4>5</vt:i4>
      </vt:variant>
      <vt:variant>
        <vt:lpwstr/>
      </vt:variant>
      <vt:variant>
        <vt:lpwstr>_Toc121694457</vt:lpwstr>
      </vt:variant>
      <vt:variant>
        <vt:i4>1179709</vt:i4>
      </vt:variant>
      <vt:variant>
        <vt:i4>134</vt:i4>
      </vt:variant>
      <vt:variant>
        <vt:i4>0</vt:i4>
      </vt:variant>
      <vt:variant>
        <vt:i4>5</vt:i4>
      </vt:variant>
      <vt:variant>
        <vt:lpwstr/>
      </vt:variant>
      <vt:variant>
        <vt:lpwstr>_Toc121694456</vt:lpwstr>
      </vt:variant>
      <vt:variant>
        <vt:i4>1179709</vt:i4>
      </vt:variant>
      <vt:variant>
        <vt:i4>128</vt:i4>
      </vt:variant>
      <vt:variant>
        <vt:i4>0</vt:i4>
      </vt:variant>
      <vt:variant>
        <vt:i4>5</vt:i4>
      </vt:variant>
      <vt:variant>
        <vt:lpwstr/>
      </vt:variant>
      <vt:variant>
        <vt:lpwstr>_Toc121694455</vt:lpwstr>
      </vt:variant>
      <vt:variant>
        <vt:i4>1179709</vt:i4>
      </vt:variant>
      <vt:variant>
        <vt:i4>122</vt:i4>
      </vt:variant>
      <vt:variant>
        <vt:i4>0</vt:i4>
      </vt:variant>
      <vt:variant>
        <vt:i4>5</vt:i4>
      </vt:variant>
      <vt:variant>
        <vt:lpwstr/>
      </vt:variant>
      <vt:variant>
        <vt:lpwstr>_Toc121694454</vt:lpwstr>
      </vt:variant>
      <vt:variant>
        <vt:i4>1179709</vt:i4>
      </vt:variant>
      <vt:variant>
        <vt:i4>116</vt:i4>
      </vt:variant>
      <vt:variant>
        <vt:i4>0</vt:i4>
      </vt:variant>
      <vt:variant>
        <vt:i4>5</vt:i4>
      </vt:variant>
      <vt:variant>
        <vt:lpwstr/>
      </vt:variant>
      <vt:variant>
        <vt:lpwstr>_Toc121694453</vt:lpwstr>
      </vt:variant>
      <vt:variant>
        <vt:i4>1179709</vt:i4>
      </vt:variant>
      <vt:variant>
        <vt:i4>110</vt:i4>
      </vt:variant>
      <vt:variant>
        <vt:i4>0</vt:i4>
      </vt:variant>
      <vt:variant>
        <vt:i4>5</vt:i4>
      </vt:variant>
      <vt:variant>
        <vt:lpwstr/>
      </vt:variant>
      <vt:variant>
        <vt:lpwstr>_Toc121694452</vt:lpwstr>
      </vt:variant>
      <vt:variant>
        <vt:i4>1179709</vt:i4>
      </vt:variant>
      <vt:variant>
        <vt:i4>104</vt:i4>
      </vt:variant>
      <vt:variant>
        <vt:i4>0</vt:i4>
      </vt:variant>
      <vt:variant>
        <vt:i4>5</vt:i4>
      </vt:variant>
      <vt:variant>
        <vt:lpwstr/>
      </vt:variant>
      <vt:variant>
        <vt:lpwstr>_Toc121694451</vt:lpwstr>
      </vt:variant>
      <vt:variant>
        <vt:i4>1179709</vt:i4>
      </vt:variant>
      <vt:variant>
        <vt:i4>98</vt:i4>
      </vt:variant>
      <vt:variant>
        <vt:i4>0</vt:i4>
      </vt:variant>
      <vt:variant>
        <vt:i4>5</vt:i4>
      </vt:variant>
      <vt:variant>
        <vt:lpwstr/>
      </vt:variant>
      <vt:variant>
        <vt:lpwstr>_Toc121694450</vt:lpwstr>
      </vt:variant>
      <vt:variant>
        <vt:i4>1245245</vt:i4>
      </vt:variant>
      <vt:variant>
        <vt:i4>92</vt:i4>
      </vt:variant>
      <vt:variant>
        <vt:i4>0</vt:i4>
      </vt:variant>
      <vt:variant>
        <vt:i4>5</vt:i4>
      </vt:variant>
      <vt:variant>
        <vt:lpwstr/>
      </vt:variant>
      <vt:variant>
        <vt:lpwstr>_Toc121694449</vt:lpwstr>
      </vt:variant>
      <vt:variant>
        <vt:i4>1245245</vt:i4>
      </vt:variant>
      <vt:variant>
        <vt:i4>86</vt:i4>
      </vt:variant>
      <vt:variant>
        <vt:i4>0</vt:i4>
      </vt:variant>
      <vt:variant>
        <vt:i4>5</vt:i4>
      </vt:variant>
      <vt:variant>
        <vt:lpwstr/>
      </vt:variant>
      <vt:variant>
        <vt:lpwstr>_Toc121694448</vt:lpwstr>
      </vt:variant>
      <vt:variant>
        <vt:i4>1245245</vt:i4>
      </vt:variant>
      <vt:variant>
        <vt:i4>80</vt:i4>
      </vt:variant>
      <vt:variant>
        <vt:i4>0</vt:i4>
      </vt:variant>
      <vt:variant>
        <vt:i4>5</vt:i4>
      </vt:variant>
      <vt:variant>
        <vt:lpwstr/>
      </vt:variant>
      <vt:variant>
        <vt:lpwstr>_Toc121694447</vt:lpwstr>
      </vt:variant>
      <vt:variant>
        <vt:i4>1245245</vt:i4>
      </vt:variant>
      <vt:variant>
        <vt:i4>74</vt:i4>
      </vt:variant>
      <vt:variant>
        <vt:i4>0</vt:i4>
      </vt:variant>
      <vt:variant>
        <vt:i4>5</vt:i4>
      </vt:variant>
      <vt:variant>
        <vt:lpwstr/>
      </vt:variant>
      <vt:variant>
        <vt:lpwstr>_Toc121694446</vt:lpwstr>
      </vt:variant>
      <vt:variant>
        <vt:i4>1245245</vt:i4>
      </vt:variant>
      <vt:variant>
        <vt:i4>68</vt:i4>
      </vt:variant>
      <vt:variant>
        <vt:i4>0</vt:i4>
      </vt:variant>
      <vt:variant>
        <vt:i4>5</vt:i4>
      </vt:variant>
      <vt:variant>
        <vt:lpwstr/>
      </vt:variant>
      <vt:variant>
        <vt:lpwstr>_Toc121694445</vt:lpwstr>
      </vt:variant>
      <vt:variant>
        <vt:i4>1245245</vt:i4>
      </vt:variant>
      <vt:variant>
        <vt:i4>62</vt:i4>
      </vt:variant>
      <vt:variant>
        <vt:i4>0</vt:i4>
      </vt:variant>
      <vt:variant>
        <vt:i4>5</vt:i4>
      </vt:variant>
      <vt:variant>
        <vt:lpwstr/>
      </vt:variant>
      <vt:variant>
        <vt:lpwstr>_Toc121694444</vt:lpwstr>
      </vt:variant>
      <vt:variant>
        <vt:i4>1245245</vt:i4>
      </vt:variant>
      <vt:variant>
        <vt:i4>56</vt:i4>
      </vt:variant>
      <vt:variant>
        <vt:i4>0</vt:i4>
      </vt:variant>
      <vt:variant>
        <vt:i4>5</vt:i4>
      </vt:variant>
      <vt:variant>
        <vt:lpwstr/>
      </vt:variant>
      <vt:variant>
        <vt:lpwstr>_Toc121694443</vt:lpwstr>
      </vt:variant>
      <vt:variant>
        <vt:i4>1245245</vt:i4>
      </vt:variant>
      <vt:variant>
        <vt:i4>50</vt:i4>
      </vt:variant>
      <vt:variant>
        <vt:i4>0</vt:i4>
      </vt:variant>
      <vt:variant>
        <vt:i4>5</vt:i4>
      </vt:variant>
      <vt:variant>
        <vt:lpwstr/>
      </vt:variant>
      <vt:variant>
        <vt:lpwstr>_Toc121694442</vt:lpwstr>
      </vt:variant>
      <vt:variant>
        <vt:i4>1245245</vt:i4>
      </vt:variant>
      <vt:variant>
        <vt:i4>44</vt:i4>
      </vt:variant>
      <vt:variant>
        <vt:i4>0</vt:i4>
      </vt:variant>
      <vt:variant>
        <vt:i4>5</vt:i4>
      </vt:variant>
      <vt:variant>
        <vt:lpwstr/>
      </vt:variant>
      <vt:variant>
        <vt:lpwstr>_Toc121694441</vt:lpwstr>
      </vt:variant>
      <vt:variant>
        <vt:i4>1245245</vt:i4>
      </vt:variant>
      <vt:variant>
        <vt:i4>38</vt:i4>
      </vt:variant>
      <vt:variant>
        <vt:i4>0</vt:i4>
      </vt:variant>
      <vt:variant>
        <vt:i4>5</vt:i4>
      </vt:variant>
      <vt:variant>
        <vt:lpwstr/>
      </vt:variant>
      <vt:variant>
        <vt:lpwstr>_Toc121694440</vt:lpwstr>
      </vt:variant>
      <vt:variant>
        <vt:i4>1310781</vt:i4>
      </vt:variant>
      <vt:variant>
        <vt:i4>32</vt:i4>
      </vt:variant>
      <vt:variant>
        <vt:i4>0</vt:i4>
      </vt:variant>
      <vt:variant>
        <vt:i4>5</vt:i4>
      </vt:variant>
      <vt:variant>
        <vt:lpwstr/>
      </vt:variant>
      <vt:variant>
        <vt:lpwstr>_Toc121694439</vt:lpwstr>
      </vt:variant>
      <vt:variant>
        <vt:i4>1310781</vt:i4>
      </vt:variant>
      <vt:variant>
        <vt:i4>26</vt:i4>
      </vt:variant>
      <vt:variant>
        <vt:i4>0</vt:i4>
      </vt:variant>
      <vt:variant>
        <vt:i4>5</vt:i4>
      </vt:variant>
      <vt:variant>
        <vt:lpwstr/>
      </vt:variant>
      <vt:variant>
        <vt:lpwstr>_Toc121694438</vt:lpwstr>
      </vt:variant>
      <vt:variant>
        <vt:i4>1310781</vt:i4>
      </vt:variant>
      <vt:variant>
        <vt:i4>20</vt:i4>
      </vt:variant>
      <vt:variant>
        <vt:i4>0</vt:i4>
      </vt:variant>
      <vt:variant>
        <vt:i4>5</vt:i4>
      </vt:variant>
      <vt:variant>
        <vt:lpwstr/>
      </vt:variant>
      <vt:variant>
        <vt:lpwstr>_Toc121694437</vt:lpwstr>
      </vt:variant>
      <vt:variant>
        <vt:i4>1310781</vt:i4>
      </vt:variant>
      <vt:variant>
        <vt:i4>14</vt:i4>
      </vt:variant>
      <vt:variant>
        <vt:i4>0</vt:i4>
      </vt:variant>
      <vt:variant>
        <vt:i4>5</vt:i4>
      </vt:variant>
      <vt:variant>
        <vt:lpwstr/>
      </vt:variant>
      <vt:variant>
        <vt:lpwstr>_Toc121694436</vt:lpwstr>
      </vt:variant>
      <vt:variant>
        <vt:i4>1310781</vt:i4>
      </vt:variant>
      <vt:variant>
        <vt:i4>8</vt:i4>
      </vt:variant>
      <vt:variant>
        <vt:i4>0</vt:i4>
      </vt:variant>
      <vt:variant>
        <vt:i4>5</vt:i4>
      </vt:variant>
      <vt:variant>
        <vt:lpwstr/>
      </vt:variant>
      <vt:variant>
        <vt:lpwstr>_Toc121694435</vt:lpwstr>
      </vt:variant>
      <vt:variant>
        <vt:i4>1310781</vt:i4>
      </vt:variant>
      <vt:variant>
        <vt:i4>2</vt:i4>
      </vt:variant>
      <vt:variant>
        <vt:i4>0</vt:i4>
      </vt:variant>
      <vt:variant>
        <vt:i4>5</vt:i4>
      </vt:variant>
      <vt:variant>
        <vt:lpwstr/>
      </vt:variant>
      <vt:variant>
        <vt:lpwstr>_Toc121694434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 - Dávid Zimen</dc:creator>
  <cp:keywords/>
  <dc:description/>
  <cp:lastModifiedBy>STUD - Branko Záchemský</cp:lastModifiedBy>
  <cp:revision>2</cp:revision>
  <dcterms:created xsi:type="dcterms:W3CDTF">2022-12-11T22:55:00Z</dcterms:created>
  <dcterms:modified xsi:type="dcterms:W3CDTF">2022-12-11T22:55:00Z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0x01010084D98FAD19290244834A9F33EB2F16A2</vt:lpwstr>
  </property>
</Properties>
</file>